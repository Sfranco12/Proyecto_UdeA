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1F511E" w14:textId="77777777" w:rsidR="00D47A5A" w:rsidRDefault="00231B44">
      <w:pPr>
        <w:jc w:val="center"/>
        <w:rPr>
          <w:b/>
        </w:rPr>
      </w:pPr>
      <w:r>
        <w:rPr>
          <w:b/>
          <w:noProof/>
        </w:rPr>
        <w:drawing>
          <wp:inline distT="0" distB="0" distL="0" distR="0" wp14:anchorId="1D1F54D6" wp14:editId="1D1F54D7">
            <wp:extent cx="2143007" cy="1030292"/>
            <wp:effectExtent l="0" t="0" r="0" b="0"/>
            <wp:docPr id="397041655" name="image8.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Logotipo&#10;&#10;Descripción generada automáticamente"/>
                    <pic:cNvPicPr preferRelativeResize="0"/>
                  </pic:nvPicPr>
                  <pic:blipFill>
                    <a:blip r:embed="rId9"/>
                    <a:srcRect/>
                    <a:stretch>
                      <a:fillRect/>
                    </a:stretch>
                  </pic:blipFill>
                  <pic:spPr>
                    <a:xfrm>
                      <a:off x="0" y="0"/>
                      <a:ext cx="2143007" cy="1030292"/>
                    </a:xfrm>
                    <a:prstGeom prst="rect">
                      <a:avLst/>
                    </a:prstGeom>
                    <a:ln/>
                  </pic:spPr>
                </pic:pic>
              </a:graphicData>
            </a:graphic>
          </wp:inline>
        </w:drawing>
      </w:r>
    </w:p>
    <w:p w14:paraId="1D1F511F" w14:textId="77777777" w:rsidR="00D47A5A" w:rsidRDefault="00D47A5A">
      <w:pPr>
        <w:jc w:val="center"/>
        <w:rPr>
          <w:b/>
        </w:rPr>
      </w:pPr>
    </w:p>
    <w:p w14:paraId="1D1F5120" w14:textId="77777777" w:rsidR="00D47A5A" w:rsidRDefault="00231B44">
      <w:pPr>
        <w:jc w:val="center"/>
        <w:rPr>
          <w:b/>
        </w:rPr>
      </w:pPr>
      <w:r>
        <w:rPr>
          <w:b/>
        </w:rPr>
        <w:t>Análisis de diferentes tipos de hurtos en la ciudad de Medellín mediante modelos de Machine Learning</w:t>
      </w:r>
    </w:p>
    <w:p w14:paraId="1D1F5121" w14:textId="77777777" w:rsidR="00D47A5A" w:rsidRDefault="00231B44">
      <w:pPr>
        <w:jc w:val="center"/>
        <w:rPr>
          <w:b/>
        </w:rPr>
      </w:pPr>
      <w:r>
        <w:rPr>
          <w:b/>
        </w:rPr>
        <w:t xml:space="preserve"> </w:t>
      </w:r>
    </w:p>
    <w:p w14:paraId="1D1F5122" w14:textId="77777777" w:rsidR="00D47A5A" w:rsidRDefault="00D47A5A">
      <w:pPr>
        <w:jc w:val="center"/>
      </w:pPr>
    </w:p>
    <w:p w14:paraId="1D1F5123" w14:textId="77777777" w:rsidR="00D47A5A" w:rsidRDefault="00D47A5A">
      <w:pPr>
        <w:jc w:val="center"/>
      </w:pPr>
    </w:p>
    <w:p w14:paraId="1D1F5124" w14:textId="77777777" w:rsidR="00D47A5A" w:rsidRDefault="00231B44">
      <w:pPr>
        <w:jc w:val="center"/>
      </w:pPr>
      <w:bookmarkStart w:id="0" w:name="_heading=h.gjdgxs" w:colFirst="0" w:colLast="0"/>
      <w:bookmarkEnd w:id="0"/>
      <w:r>
        <w:t>Sebastian Franco Franco</w:t>
      </w:r>
    </w:p>
    <w:p w14:paraId="1D1F5125" w14:textId="77777777" w:rsidR="00D47A5A" w:rsidRDefault="00231B44">
      <w:pPr>
        <w:jc w:val="center"/>
      </w:pPr>
      <w:bookmarkStart w:id="1" w:name="_heading=h.45hmmbfs2emh" w:colFirst="0" w:colLast="0"/>
      <w:bookmarkEnd w:id="1"/>
      <w:r>
        <w:t>Alba Julieth Giraldo Martínez</w:t>
      </w:r>
    </w:p>
    <w:p w14:paraId="1D1F5126" w14:textId="77777777" w:rsidR="00D47A5A" w:rsidRDefault="00D47A5A">
      <w:pPr>
        <w:jc w:val="center"/>
      </w:pPr>
    </w:p>
    <w:p w14:paraId="1D1F5127" w14:textId="77777777" w:rsidR="00D47A5A" w:rsidRDefault="00D47A5A">
      <w:pPr>
        <w:jc w:val="center"/>
      </w:pPr>
    </w:p>
    <w:p w14:paraId="1D1F5128" w14:textId="77777777" w:rsidR="00D47A5A" w:rsidRDefault="00231B44">
      <w:pPr>
        <w:jc w:val="center"/>
      </w:pPr>
      <w:r>
        <w:t xml:space="preserve">Monografía presentada para optar al título de Especialista en Analítica y Ciencia de Datos </w:t>
      </w:r>
    </w:p>
    <w:p w14:paraId="1D1F5129" w14:textId="77777777" w:rsidR="00D47A5A" w:rsidRDefault="00D47A5A">
      <w:pPr>
        <w:jc w:val="center"/>
      </w:pPr>
    </w:p>
    <w:p w14:paraId="1D1F512A" w14:textId="77777777" w:rsidR="00D47A5A" w:rsidRDefault="00D47A5A">
      <w:pPr>
        <w:jc w:val="center"/>
      </w:pPr>
    </w:p>
    <w:p w14:paraId="1D1F512B" w14:textId="77777777" w:rsidR="00D47A5A" w:rsidRDefault="00231B44">
      <w:pPr>
        <w:jc w:val="center"/>
      </w:pPr>
      <w:bookmarkStart w:id="2" w:name="_heading=h.30j0zll" w:colFirst="0" w:colLast="0"/>
      <w:bookmarkEnd w:id="2"/>
      <w:r>
        <w:t>Asesor</w:t>
      </w:r>
      <w:r>
        <w:br/>
        <w:t xml:space="preserve">Nombres completos, Título académico más alto </w:t>
      </w:r>
    </w:p>
    <w:p w14:paraId="1D1F512C" w14:textId="77777777" w:rsidR="00D47A5A" w:rsidRDefault="00D47A5A">
      <w:pPr>
        <w:pBdr>
          <w:top w:val="nil"/>
          <w:left w:val="nil"/>
          <w:bottom w:val="nil"/>
          <w:right w:val="nil"/>
          <w:between w:val="nil"/>
        </w:pBdr>
        <w:ind w:firstLine="709"/>
        <w:jc w:val="center"/>
        <w:rPr>
          <w:color w:val="000000"/>
        </w:rPr>
      </w:pPr>
    </w:p>
    <w:p w14:paraId="1D1F512D" w14:textId="77777777" w:rsidR="00D47A5A" w:rsidRDefault="00D47A5A">
      <w:pPr>
        <w:pBdr>
          <w:top w:val="nil"/>
          <w:left w:val="nil"/>
          <w:bottom w:val="nil"/>
          <w:right w:val="nil"/>
          <w:between w:val="nil"/>
        </w:pBdr>
        <w:ind w:firstLine="709"/>
        <w:jc w:val="center"/>
        <w:rPr>
          <w:color w:val="000000"/>
        </w:rPr>
      </w:pPr>
    </w:p>
    <w:p w14:paraId="1D1F512E" w14:textId="77777777" w:rsidR="00D47A5A" w:rsidRDefault="00D47A5A">
      <w:pPr>
        <w:pBdr>
          <w:top w:val="nil"/>
          <w:left w:val="nil"/>
          <w:bottom w:val="nil"/>
          <w:right w:val="nil"/>
          <w:between w:val="nil"/>
        </w:pBdr>
        <w:ind w:firstLine="709"/>
        <w:jc w:val="center"/>
        <w:rPr>
          <w:color w:val="000000"/>
        </w:rPr>
      </w:pPr>
    </w:p>
    <w:p w14:paraId="1D1F512F" w14:textId="77777777" w:rsidR="00D47A5A" w:rsidRDefault="00231B44">
      <w:pPr>
        <w:pBdr>
          <w:top w:val="nil"/>
          <w:left w:val="nil"/>
          <w:bottom w:val="nil"/>
          <w:right w:val="nil"/>
          <w:between w:val="nil"/>
        </w:pBdr>
        <w:ind w:firstLine="709"/>
        <w:jc w:val="center"/>
        <w:rPr>
          <w:color w:val="000000"/>
        </w:rPr>
      </w:pPr>
      <w:r>
        <w:rPr>
          <w:color w:val="000000"/>
        </w:rPr>
        <w:tab/>
      </w:r>
    </w:p>
    <w:p w14:paraId="1D1F5130" w14:textId="77777777" w:rsidR="00D47A5A" w:rsidRDefault="00D47A5A">
      <w:pPr>
        <w:pBdr>
          <w:top w:val="nil"/>
          <w:left w:val="nil"/>
          <w:bottom w:val="nil"/>
          <w:right w:val="nil"/>
          <w:between w:val="nil"/>
        </w:pBdr>
        <w:ind w:firstLine="709"/>
        <w:jc w:val="center"/>
        <w:rPr>
          <w:color w:val="000000"/>
        </w:rPr>
      </w:pPr>
    </w:p>
    <w:p w14:paraId="1D1F5131" w14:textId="77777777" w:rsidR="00D47A5A" w:rsidRDefault="00231B44">
      <w:pPr>
        <w:jc w:val="center"/>
      </w:pPr>
      <w:r>
        <w:t>Universidad de Antioquia</w:t>
      </w:r>
      <w:r>
        <w:br/>
        <w:t>Facultad de Ingeniería</w:t>
      </w:r>
    </w:p>
    <w:p w14:paraId="1D1F5132" w14:textId="77777777" w:rsidR="00D47A5A" w:rsidRDefault="00231B44">
      <w:pPr>
        <w:jc w:val="center"/>
      </w:pPr>
      <w:bookmarkStart w:id="3" w:name="_heading=h.1fob9te" w:colFirst="0" w:colLast="0"/>
      <w:bookmarkEnd w:id="3"/>
      <w:r>
        <w:t>Especialización en Analítica y Ciencia de Datos</w:t>
      </w:r>
    </w:p>
    <w:p w14:paraId="1D1F5133" w14:textId="77777777" w:rsidR="00D47A5A" w:rsidRDefault="00231B44">
      <w:pPr>
        <w:jc w:val="center"/>
      </w:pPr>
      <w:r>
        <w:t>Medellín, Antioquia, Colombia</w:t>
      </w:r>
    </w:p>
    <w:p w14:paraId="1D1F5134" w14:textId="77777777" w:rsidR="00D47A5A" w:rsidRDefault="00231B44">
      <w:pPr>
        <w:jc w:val="center"/>
        <w:rPr>
          <w:shd w:val="clear" w:color="auto" w:fill="E6E6E6"/>
        </w:rPr>
      </w:pPr>
      <w:r>
        <w:t>2024</w:t>
      </w:r>
    </w:p>
    <w:p w14:paraId="1D1F5135" w14:textId="77777777" w:rsidR="00D47A5A" w:rsidRDefault="00231B44">
      <w:pPr>
        <w:jc w:val="center"/>
      </w:pPr>
      <w:r>
        <w:br w:type="page"/>
      </w:r>
    </w:p>
    <w:tbl>
      <w:tblPr>
        <w:tblStyle w:val="ab"/>
        <w:tblW w:w="9404" w:type="dxa"/>
        <w:jc w:val="center"/>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D47A5A" w14:paraId="1D1F5138" w14:textId="77777777">
        <w:trPr>
          <w:trHeight w:val="397"/>
          <w:jc w:val="center"/>
        </w:trPr>
        <w:tc>
          <w:tcPr>
            <w:tcW w:w="2351" w:type="dxa"/>
            <w:tcBorders>
              <w:top w:val="single" w:sz="12" w:space="0" w:color="538135"/>
              <w:bottom w:val="single" w:sz="12" w:space="0" w:color="538135"/>
            </w:tcBorders>
            <w:vAlign w:val="center"/>
          </w:tcPr>
          <w:p w14:paraId="1D1F5136" w14:textId="77777777" w:rsidR="00D47A5A" w:rsidRDefault="00231B44">
            <w:pPr>
              <w:spacing w:before="60" w:after="60"/>
              <w:jc w:val="center"/>
              <w:rPr>
                <w:b/>
              </w:rPr>
            </w:pPr>
            <w:bookmarkStart w:id="4" w:name="_heading=h.3znysh7" w:colFirst="0" w:colLast="0"/>
            <w:bookmarkEnd w:id="4"/>
            <w:r>
              <w:rPr>
                <w:b/>
              </w:rPr>
              <w:lastRenderedPageBreak/>
              <w:t>Cita</w:t>
            </w:r>
          </w:p>
        </w:tc>
        <w:tc>
          <w:tcPr>
            <w:tcW w:w="7053" w:type="dxa"/>
            <w:tcBorders>
              <w:top w:val="single" w:sz="12" w:space="0" w:color="538135"/>
              <w:bottom w:val="single" w:sz="12" w:space="0" w:color="538135"/>
            </w:tcBorders>
            <w:vAlign w:val="center"/>
          </w:tcPr>
          <w:p w14:paraId="1D1F5137" w14:textId="77777777" w:rsidR="00D47A5A" w:rsidRDefault="00231B44">
            <w:pPr>
              <w:spacing w:before="60" w:after="60" w:line="276" w:lineRule="auto"/>
              <w:jc w:val="center"/>
            </w:pPr>
            <w:r>
              <w:t>(</w:t>
            </w:r>
            <w:sdt>
              <w:sdtPr>
                <w:tag w:val="goog_rdk_0"/>
                <w:id w:val="-1656670059"/>
              </w:sdtPr>
              <w:sdtContent>
                <w:commentRangeStart w:id="5"/>
              </w:sdtContent>
            </w:sdt>
            <w:r>
              <w:t xml:space="preserve">Muñoz Zapata &amp; Martínez Naranjo, </w:t>
            </w:r>
            <w:commentRangeEnd w:id="5"/>
            <w:r>
              <w:commentReference w:id="5"/>
            </w:r>
            <w:r>
              <w:t>2023)</w:t>
            </w:r>
          </w:p>
        </w:tc>
      </w:tr>
      <w:tr w:rsidR="00D47A5A" w14:paraId="1D1F513D" w14:textId="77777777">
        <w:trPr>
          <w:trHeight w:val="983"/>
          <w:jc w:val="center"/>
        </w:trPr>
        <w:tc>
          <w:tcPr>
            <w:tcW w:w="2351" w:type="dxa"/>
            <w:tcBorders>
              <w:top w:val="single" w:sz="12" w:space="0" w:color="538135"/>
              <w:bottom w:val="single" w:sz="12" w:space="0" w:color="538135"/>
            </w:tcBorders>
            <w:vAlign w:val="center"/>
          </w:tcPr>
          <w:p w14:paraId="1D1F5139" w14:textId="77777777" w:rsidR="00D47A5A" w:rsidRDefault="00231B44">
            <w:pPr>
              <w:spacing w:before="60"/>
              <w:jc w:val="center"/>
              <w:rPr>
                <w:b/>
              </w:rPr>
            </w:pPr>
            <w:r>
              <w:rPr>
                <w:b/>
              </w:rPr>
              <w:t>Referencia</w:t>
            </w:r>
          </w:p>
          <w:p w14:paraId="1D1F513A" w14:textId="77777777" w:rsidR="00D47A5A" w:rsidRDefault="00D47A5A">
            <w:pPr>
              <w:jc w:val="center"/>
            </w:pPr>
          </w:p>
          <w:p w14:paraId="1D1F513B" w14:textId="77777777" w:rsidR="00D47A5A" w:rsidRDefault="00231B44">
            <w:pPr>
              <w:jc w:val="center"/>
            </w:pPr>
            <w:r>
              <w:rPr>
                <w:b/>
              </w:rPr>
              <w:t>Estilo APA 7 (2020)</w:t>
            </w:r>
          </w:p>
        </w:tc>
        <w:tc>
          <w:tcPr>
            <w:tcW w:w="7053" w:type="dxa"/>
            <w:tcBorders>
              <w:top w:val="single" w:sz="12" w:space="0" w:color="538135"/>
              <w:bottom w:val="single" w:sz="12" w:space="0" w:color="538135"/>
            </w:tcBorders>
          </w:tcPr>
          <w:p w14:paraId="1D1F513C" w14:textId="77777777" w:rsidR="00D47A5A" w:rsidRDefault="00000000">
            <w:pPr>
              <w:spacing w:before="60" w:after="60" w:line="276" w:lineRule="auto"/>
              <w:ind w:left="709" w:hanging="709"/>
            </w:pPr>
            <w:sdt>
              <w:sdtPr>
                <w:tag w:val="goog_rdk_1"/>
                <w:id w:val="-999503392"/>
              </w:sdtPr>
              <w:sdtContent>
                <w:commentRangeStart w:id="6"/>
              </w:sdtContent>
            </w:sdt>
            <w:r w:rsidR="00231B44" w:rsidRPr="003E1110">
              <w:rPr>
                <w:lang w:val="pt-BR"/>
              </w:rPr>
              <w:t xml:space="preserve">Muñoz Zapata, L., &amp; Martínez Naranjo, J. A. </w:t>
            </w:r>
            <w:commentRangeEnd w:id="6"/>
            <w:r w:rsidR="00231B44">
              <w:commentReference w:id="6"/>
            </w:r>
            <w:r w:rsidR="00231B44">
              <w:t xml:space="preserve">(2023). </w:t>
            </w:r>
            <w:r w:rsidR="00231B44">
              <w:rPr>
                <w:i/>
              </w:rPr>
              <w:t>Título del trabajo</w:t>
            </w:r>
            <w:r w:rsidR="00231B44">
              <w:t xml:space="preserve"> Trabajo de grado especialización]. Universidad de Antioquia, Medellín, Colombia.</w:t>
            </w:r>
          </w:p>
        </w:tc>
      </w:tr>
    </w:tbl>
    <w:p w14:paraId="1D1F513E" w14:textId="77777777" w:rsidR="00D47A5A" w:rsidRDefault="00231B44">
      <w:pPr>
        <w:jc w:val="left"/>
        <w:rPr>
          <w:b/>
        </w:rPr>
      </w:pPr>
      <w:r>
        <w:rPr>
          <w:b/>
          <w:noProof/>
        </w:rPr>
        <w:drawing>
          <wp:inline distT="0" distB="0" distL="0" distR="0" wp14:anchorId="1D1F54D8" wp14:editId="1D1F54D9">
            <wp:extent cx="803637" cy="303715"/>
            <wp:effectExtent l="0" t="0" r="0" b="0"/>
            <wp:docPr id="39704165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803637" cy="303715"/>
                    </a:xfrm>
                    <a:prstGeom prst="rect">
                      <a:avLst/>
                    </a:prstGeom>
                    <a:ln/>
                  </pic:spPr>
                </pic:pic>
              </a:graphicData>
            </a:graphic>
          </wp:inline>
        </w:drawing>
      </w:r>
      <w:r>
        <w:rPr>
          <w:b/>
        </w:rPr>
        <w:t xml:space="preserve"> </w:t>
      </w:r>
      <w:r>
        <w:rPr>
          <w:noProof/>
        </w:rPr>
        <w:drawing>
          <wp:inline distT="0" distB="0" distL="0" distR="0" wp14:anchorId="1D1F54DA" wp14:editId="1D1F54DB">
            <wp:extent cx="750563" cy="261288"/>
            <wp:effectExtent l="0" t="0" r="0" b="0"/>
            <wp:docPr id="397041656" name="image14.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14.png" descr="Creative Commons en periodismo: qué es y cómo usarlo"/>
                    <pic:cNvPicPr preferRelativeResize="0"/>
                  </pic:nvPicPr>
                  <pic:blipFill>
                    <a:blip r:embed="rId14"/>
                    <a:srcRect t="9349" r="2980" b="7723"/>
                    <a:stretch>
                      <a:fillRect/>
                    </a:stretch>
                  </pic:blipFill>
                  <pic:spPr>
                    <a:xfrm>
                      <a:off x="0" y="0"/>
                      <a:ext cx="750563" cy="261288"/>
                    </a:xfrm>
                    <a:prstGeom prst="rect">
                      <a:avLst/>
                    </a:prstGeom>
                    <a:ln/>
                  </pic:spPr>
                </pic:pic>
              </a:graphicData>
            </a:graphic>
          </wp:inline>
        </w:drawing>
      </w:r>
    </w:p>
    <w:p w14:paraId="1D1F513F" w14:textId="77777777" w:rsidR="00D47A5A" w:rsidRDefault="00D47A5A">
      <w:pPr>
        <w:rPr>
          <w:sz w:val="20"/>
          <w:szCs w:val="20"/>
        </w:rPr>
      </w:pPr>
      <w:bookmarkStart w:id="7" w:name="_heading=h.2et92p0" w:colFirst="0" w:colLast="0"/>
      <w:bookmarkEnd w:id="7"/>
    </w:p>
    <w:p w14:paraId="1D1F5140" w14:textId="77777777" w:rsidR="00D47A5A" w:rsidRDefault="00D47A5A">
      <w:pPr>
        <w:rPr>
          <w:sz w:val="20"/>
          <w:szCs w:val="20"/>
        </w:rPr>
      </w:pPr>
      <w:bookmarkStart w:id="8" w:name="_heading=h.tyjcwt" w:colFirst="0" w:colLast="0"/>
      <w:bookmarkEnd w:id="8"/>
    </w:p>
    <w:p w14:paraId="1D1F5141" w14:textId="77777777" w:rsidR="00D47A5A" w:rsidRDefault="00231B44">
      <w:pPr>
        <w:spacing w:before="120" w:after="120" w:line="276" w:lineRule="auto"/>
        <w:jc w:val="left"/>
        <w:rPr>
          <w:sz w:val="20"/>
          <w:szCs w:val="20"/>
        </w:rPr>
      </w:pPr>
      <w:bookmarkStart w:id="9" w:name="_heading=h.3dy6vkm" w:colFirst="0" w:colLast="0"/>
      <w:bookmarkEnd w:id="9"/>
      <w:r>
        <w:rPr>
          <w:sz w:val="20"/>
          <w:szCs w:val="20"/>
        </w:rPr>
        <w:t xml:space="preserve">Especialización en Analítica y Ciencia de Datos, </w:t>
      </w:r>
      <w:sdt>
        <w:sdtPr>
          <w:tag w:val="goog_rdk_2"/>
          <w:id w:val="1670526534"/>
        </w:sdtPr>
        <w:sdtContent>
          <w:commentRangeStart w:id="10"/>
        </w:sdtContent>
      </w:sdt>
      <w:r>
        <w:rPr>
          <w:sz w:val="20"/>
          <w:szCs w:val="20"/>
        </w:rPr>
        <w:t>Cohorte</w:t>
      </w:r>
      <w:r>
        <w:rPr>
          <w:b/>
          <w:sz w:val="20"/>
          <w:szCs w:val="20"/>
        </w:rPr>
        <w:t xml:space="preserve"> </w:t>
      </w:r>
      <w:r>
        <w:rPr>
          <w:sz w:val="20"/>
          <w:szCs w:val="20"/>
        </w:rPr>
        <w:t xml:space="preserve">IV. </w:t>
      </w:r>
      <w:commentRangeEnd w:id="10"/>
      <w:r>
        <w:commentReference w:id="10"/>
      </w:r>
    </w:p>
    <w:p w14:paraId="1D1F5142" w14:textId="77777777" w:rsidR="00D47A5A" w:rsidRDefault="00231B44">
      <w:pPr>
        <w:spacing w:before="120" w:after="120" w:line="276" w:lineRule="auto"/>
        <w:jc w:val="left"/>
        <w:rPr>
          <w:sz w:val="20"/>
          <w:szCs w:val="20"/>
        </w:rPr>
      </w:pPr>
      <w:r>
        <w:rPr>
          <w:sz w:val="20"/>
          <w:szCs w:val="20"/>
        </w:rPr>
        <w:t>Centro de Investigación Ambientales y de Ingeniería (CIA)</w:t>
      </w:r>
      <w:r>
        <w:t>.</w:t>
      </w:r>
      <w:r>
        <w:rPr>
          <w:sz w:val="20"/>
          <w:szCs w:val="20"/>
        </w:rPr>
        <w:t xml:space="preserve"> </w:t>
      </w:r>
    </w:p>
    <w:p w14:paraId="1D1F5143" w14:textId="77777777" w:rsidR="00D47A5A" w:rsidRDefault="00D47A5A">
      <w:pPr>
        <w:spacing w:before="120" w:after="120" w:line="276" w:lineRule="auto"/>
        <w:jc w:val="left"/>
        <w:rPr>
          <w:sz w:val="20"/>
          <w:szCs w:val="20"/>
        </w:rPr>
      </w:pPr>
    </w:p>
    <w:p w14:paraId="1D1F5144" w14:textId="77777777" w:rsidR="00D47A5A" w:rsidRDefault="00D47A5A">
      <w:pPr>
        <w:spacing w:before="120" w:after="120" w:line="276" w:lineRule="auto"/>
        <w:jc w:val="left"/>
        <w:rPr>
          <w:sz w:val="20"/>
          <w:szCs w:val="20"/>
        </w:rPr>
      </w:pPr>
    </w:p>
    <w:p w14:paraId="1D1F5145" w14:textId="77777777" w:rsidR="00D47A5A" w:rsidRDefault="00D47A5A">
      <w:pPr>
        <w:spacing w:line="276" w:lineRule="auto"/>
        <w:jc w:val="left"/>
        <w:rPr>
          <w:sz w:val="20"/>
          <w:szCs w:val="20"/>
        </w:rPr>
      </w:pPr>
    </w:p>
    <w:p w14:paraId="1D1F5146" w14:textId="77777777" w:rsidR="00D47A5A" w:rsidRDefault="00D47A5A">
      <w:pPr>
        <w:rPr>
          <w:sz w:val="20"/>
          <w:szCs w:val="20"/>
        </w:rPr>
      </w:pPr>
      <w:bookmarkStart w:id="11" w:name="_heading=h.1t3h5sf" w:colFirst="0" w:colLast="0"/>
      <w:bookmarkEnd w:id="11"/>
    </w:p>
    <w:tbl>
      <w:tblPr>
        <w:tblStyle w:val="ac"/>
        <w:tblW w:w="4678"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D47A5A" w14:paraId="1D1F5149" w14:textId="77777777">
        <w:tc>
          <w:tcPr>
            <w:tcW w:w="2410" w:type="dxa"/>
            <w:vAlign w:val="center"/>
          </w:tcPr>
          <w:p w14:paraId="1D1F5147" w14:textId="77777777" w:rsidR="00D47A5A" w:rsidRDefault="00231B44">
            <w:r>
              <w:rPr>
                <w:noProof/>
              </w:rPr>
              <w:drawing>
                <wp:inline distT="0" distB="0" distL="0" distR="0" wp14:anchorId="1D1F54DC" wp14:editId="1D1F54DD">
                  <wp:extent cx="1254906" cy="452526"/>
                  <wp:effectExtent l="0" t="0" r="0" b="0"/>
                  <wp:docPr id="39704165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1254906" cy="452526"/>
                          </a:xfrm>
                          <a:prstGeom prst="rect">
                            <a:avLst/>
                          </a:prstGeom>
                          <a:ln/>
                        </pic:spPr>
                      </pic:pic>
                    </a:graphicData>
                  </a:graphic>
                </wp:inline>
              </w:drawing>
            </w:r>
          </w:p>
        </w:tc>
        <w:tc>
          <w:tcPr>
            <w:tcW w:w="2268" w:type="dxa"/>
            <w:vAlign w:val="center"/>
          </w:tcPr>
          <w:p w14:paraId="1D1F5148" w14:textId="77777777" w:rsidR="00D47A5A" w:rsidRDefault="00231B44">
            <w:r>
              <w:rPr>
                <w:noProof/>
              </w:rPr>
              <w:drawing>
                <wp:inline distT="0" distB="0" distL="0" distR="0" wp14:anchorId="1D1F54DE" wp14:editId="1D1F54DF">
                  <wp:extent cx="1249544" cy="458044"/>
                  <wp:effectExtent l="0" t="0" r="0" b="0"/>
                  <wp:docPr id="397041658" name="image13.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3.png" descr="Diagrama&#10;&#10;Descripción generada automáticamente con confianza media"/>
                          <pic:cNvPicPr preferRelativeResize="0"/>
                        </pic:nvPicPr>
                        <pic:blipFill>
                          <a:blip r:embed="rId16"/>
                          <a:srcRect l="13612" t="26359" r="13866" b="26901"/>
                          <a:stretch>
                            <a:fillRect/>
                          </a:stretch>
                        </pic:blipFill>
                        <pic:spPr>
                          <a:xfrm>
                            <a:off x="0" y="0"/>
                            <a:ext cx="1249544" cy="458044"/>
                          </a:xfrm>
                          <a:prstGeom prst="rect">
                            <a:avLst/>
                          </a:prstGeom>
                          <a:ln/>
                        </pic:spPr>
                      </pic:pic>
                    </a:graphicData>
                  </a:graphic>
                </wp:inline>
              </w:drawing>
            </w:r>
          </w:p>
        </w:tc>
      </w:tr>
    </w:tbl>
    <w:p w14:paraId="1D1F514A" w14:textId="77777777" w:rsidR="00D47A5A" w:rsidRDefault="00231B44">
      <w:pPr>
        <w:spacing w:before="120" w:after="120" w:line="240" w:lineRule="auto"/>
        <w:jc w:val="left"/>
        <w:rPr>
          <w:sz w:val="20"/>
          <w:szCs w:val="20"/>
        </w:rPr>
      </w:pPr>
      <w:bookmarkStart w:id="12" w:name="_heading=h.4d34og8" w:colFirst="0" w:colLast="0"/>
      <w:bookmarkEnd w:id="12"/>
      <w:r>
        <w:rPr>
          <w:sz w:val="20"/>
          <w:szCs w:val="20"/>
        </w:rPr>
        <w:t>Centro de Documentación Ingeniería (CENDOI)</w:t>
      </w:r>
    </w:p>
    <w:p w14:paraId="1D1F514B" w14:textId="77777777" w:rsidR="00D47A5A" w:rsidRDefault="00D47A5A">
      <w:pPr>
        <w:spacing w:before="120" w:after="120" w:line="240" w:lineRule="auto"/>
        <w:rPr>
          <w:b/>
          <w:sz w:val="20"/>
          <w:szCs w:val="20"/>
        </w:rPr>
      </w:pPr>
    </w:p>
    <w:p w14:paraId="1D1F514C" w14:textId="77777777" w:rsidR="00D47A5A" w:rsidRPr="003E1110" w:rsidRDefault="00231B44">
      <w:pPr>
        <w:spacing w:before="120" w:after="120" w:line="240" w:lineRule="auto"/>
        <w:rPr>
          <w:sz w:val="20"/>
          <w:szCs w:val="20"/>
          <w:lang w:val="pt-BR"/>
        </w:rPr>
      </w:pPr>
      <w:r w:rsidRPr="003E1110">
        <w:rPr>
          <w:b/>
          <w:sz w:val="20"/>
          <w:szCs w:val="20"/>
          <w:lang w:val="pt-BR"/>
        </w:rPr>
        <w:t>Repositorio Institucional:</w:t>
      </w:r>
      <w:r w:rsidRPr="003E1110">
        <w:rPr>
          <w:sz w:val="20"/>
          <w:szCs w:val="20"/>
          <w:lang w:val="pt-BR"/>
        </w:rPr>
        <w:t xml:space="preserve"> http://bibliotecadigital.udea.edu.co</w:t>
      </w:r>
    </w:p>
    <w:p w14:paraId="1D1F514D" w14:textId="77777777" w:rsidR="00D47A5A" w:rsidRPr="003E1110" w:rsidRDefault="00D47A5A">
      <w:pPr>
        <w:rPr>
          <w:sz w:val="20"/>
          <w:szCs w:val="20"/>
          <w:lang w:val="pt-BR"/>
        </w:rPr>
      </w:pPr>
    </w:p>
    <w:p w14:paraId="1D1F514E" w14:textId="77777777" w:rsidR="00D47A5A" w:rsidRPr="003E1110" w:rsidRDefault="00231B44">
      <w:pPr>
        <w:rPr>
          <w:sz w:val="20"/>
          <w:szCs w:val="20"/>
          <w:lang w:val="pt-BR"/>
        </w:rPr>
      </w:pPr>
      <w:r w:rsidRPr="003E1110">
        <w:rPr>
          <w:sz w:val="20"/>
          <w:szCs w:val="20"/>
          <w:lang w:val="pt-BR"/>
        </w:rPr>
        <w:t>Universidad de Antioquia - www.udea.edu.co</w:t>
      </w:r>
    </w:p>
    <w:p w14:paraId="1D1F514F" w14:textId="77777777" w:rsidR="00D47A5A" w:rsidRPr="003E1110" w:rsidRDefault="00231B44">
      <w:pPr>
        <w:spacing w:line="240" w:lineRule="auto"/>
        <w:jc w:val="left"/>
        <w:rPr>
          <w:sz w:val="20"/>
          <w:szCs w:val="20"/>
          <w:lang w:val="pt-BR"/>
        </w:rPr>
      </w:pPr>
      <w:r w:rsidRPr="003E1110">
        <w:rPr>
          <w:sz w:val="20"/>
          <w:szCs w:val="20"/>
          <w:lang w:val="pt-BR"/>
        </w:rPr>
        <w:t>Rector: John Jairo Arboleda Céspedes.</w:t>
      </w:r>
    </w:p>
    <w:p w14:paraId="1D1F5150" w14:textId="77777777" w:rsidR="00D47A5A" w:rsidRDefault="00231B44">
      <w:pPr>
        <w:spacing w:line="240" w:lineRule="auto"/>
        <w:jc w:val="left"/>
        <w:rPr>
          <w:sz w:val="20"/>
          <w:szCs w:val="20"/>
        </w:rPr>
      </w:pPr>
      <w:r>
        <w:rPr>
          <w:sz w:val="20"/>
          <w:szCs w:val="20"/>
        </w:rPr>
        <w:t>Decano: Julio Cesar Saldarriaga Molina</w:t>
      </w:r>
    </w:p>
    <w:p w14:paraId="1D1F5151" w14:textId="77777777" w:rsidR="00D47A5A" w:rsidRDefault="00231B44">
      <w:pPr>
        <w:jc w:val="left"/>
        <w:rPr>
          <w:sz w:val="20"/>
          <w:szCs w:val="20"/>
        </w:rPr>
      </w:pPr>
      <w:r>
        <w:rPr>
          <w:sz w:val="20"/>
          <w:szCs w:val="20"/>
        </w:rPr>
        <w:t>Jefe departamento: Diego José Luis Botia Valderrama</w:t>
      </w:r>
    </w:p>
    <w:p w14:paraId="1D1F5152" w14:textId="77777777" w:rsidR="00D47A5A" w:rsidRDefault="00D47A5A">
      <w:pPr>
        <w:spacing w:line="276" w:lineRule="auto"/>
        <w:rPr>
          <w:sz w:val="20"/>
          <w:szCs w:val="20"/>
        </w:rPr>
      </w:pPr>
    </w:p>
    <w:p w14:paraId="1D1F5153" w14:textId="77777777" w:rsidR="00D47A5A" w:rsidRDefault="00231B44">
      <w:pPr>
        <w:spacing w:line="276" w:lineRule="auto"/>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1D1F5154" w14:textId="77777777" w:rsidR="00D47A5A" w:rsidRDefault="00231B44">
      <w:pPr>
        <w:spacing w:after="160" w:line="259" w:lineRule="auto"/>
        <w:jc w:val="left"/>
        <w:rPr>
          <w:b/>
        </w:rPr>
      </w:pPr>
      <w:r>
        <w:br w:type="page"/>
      </w:r>
    </w:p>
    <w:sdt>
      <w:sdtPr>
        <w:tag w:val="goog_rdk_6"/>
        <w:id w:val="-427808855"/>
      </w:sdtPr>
      <w:sdtContent>
        <w:p w14:paraId="1D1F5155" w14:textId="77777777" w:rsidR="00D47A5A" w:rsidRDefault="00000000">
          <w:pPr>
            <w:jc w:val="center"/>
            <w:rPr>
              <w:del w:id="13" w:author="Author" w:date="2023-10-27T23:34:00Z"/>
              <w:b/>
              <w:sz w:val="20"/>
              <w:szCs w:val="20"/>
            </w:rPr>
          </w:pPr>
          <w:sdt>
            <w:sdtPr>
              <w:tag w:val="goog_rdk_4"/>
              <w:id w:val="1054506808"/>
            </w:sdtPr>
            <w:sdtContent>
              <w:sdt>
                <w:sdtPr>
                  <w:tag w:val="goog_rdk_5"/>
                  <w:id w:val="-274100522"/>
                </w:sdtPr>
                <w:sdtContent>
                  <w:commentRangeStart w:id="14"/>
                </w:sdtContent>
              </w:sdt>
              <w:del w:id="15" w:author="Author" w:date="2023-10-27T23:34:00Z">
                <w:r w:rsidR="00231B44">
                  <w:rPr>
                    <w:b/>
                    <w:sz w:val="20"/>
                    <w:szCs w:val="20"/>
                  </w:rPr>
                  <w:delText>Encabezado</w:delText>
                </w:r>
                <w:commentRangeEnd w:id="14"/>
                <w:r w:rsidR="00231B44">
                  <w:commentReference w:id="14"/>
                </w:r>
              </w:del>
            </w:sdtContent>
          </w:sdt>
        </w:p>
      </w:sdtContent>
    </w:sdt>
    <w:p w14:paraId="1D1F5156" w14:textId="77777777" w:rsidR="00D47A5A" w:rsidRDefault="00D47A5A">
      <w:pPr>
        <w:jc w:val="center"/>
        <w:rPr>
          <w:b/>
          <w:sz w:val="20"/>
          <w:szCs w:val="20"/>
        </w:rPr>
      </w:pPr>
    </w:p>
    <w:p w14:paraId="1D1F5157" w14:textId="77777777" w:rsidR="00D47A5A" w:rsidRDefault="00D47A5A">
      <w:pPr>
        <w:pBdr>
          <w:top w:val="nil"/>
          <w:left w:val="nil"/>
          <w:bottom w:val="nil"/>
          <w:right w:val="nil"/>
          <w:between w:val="nil"/>
        </w:pBdr>
        <w:spacing w:line="480" w:lineRule="auto"/>
        <w:ind w:left="360"/>
        <w:jc w:val="left"/>
        <w:rPr>
          <w:color w:val="000000"/>
          <w:sz w:val="20"/>
          <w:szCs w:val="20"/>
        </w:rPr>
      </w:pPr>
    </w:p>
    <w:p w14:paraId="1D1F5158" w14:textId="77777777" w:rsidR="00D47A5A" w:rsidRPr="003E1110" w:rsidRDefault="00231B44">
      <w:pPr>
        <w:jc w:val="center"/>
        <w:rPr>
          <w:lang w:val="pt-BR"/>
        </w:rPr>
      </w:pPr>
      <w:r w:rsidRPr="003E1110">
        <w:rPr>
          <w:b/>
          <w:lang w:val="pt-BR"/>
        </w:rPr>
        <w:t>Dedicatoria</w:t>
      </w:r>
    </w:p>
    <w:p w14:paraId="1D1F5159" w14:textId="77777777" w:rsidR="00D47A5A" w:rsidRPr="003E1110" w:rsidRDefault="00D47A5A">
      <w:pPr>
        <w:jc w:val="center"/>
        <w:rPr>
          <w:lang w:val="pt-BR"/>
        </w:rPr>
      </w:pPr>
    </w:p>
    <w:p w14:paraId="1D1F515A" w14:textId="77777777" w:rsidR="00D47A5A" w:rsidRPr="003E1110" w:rsidRDefault="00231B44">
      <w:pPr>
        <w:tabs>
          <w:tab w:val="center" w:pos="4702"/>
          <w:tab w:val="right" w:pos="9404"/>
        </w:tabs>
        <w:jc w:val="left"/>
        <w:rPr>
          <w:lang w:val="pt-BR"/>
        </w:rPr>
      </w:pPr>
      <w:r w:rsidRPr="003E1110">
        <w:rPr>
          <w:lang w:val="pt-BR"/>
        </w:rPr>
        <w:tab/>
        <w:t>Texto de dedicatoria centrado.</w:t>
      </w:r>
      <w:r w:rsidRPr="003E1110">
        <w:rPr>
          <w:lang w:val="pt-BR"/>
        </w:rPr>
        <w:tab/>
      </w:r>
    </w:p>
    <w:p w14:paraId="1D1F515B" w14:textId="77777777" w:rsidR="00D47A5A" w:rsidRPr="003E1110" w:rsidRDefault="00231B44">
      <w:pPr>
        <w:rPr>
          <w:lang w:val="pt-BR"/>
        </w:rPr>
      </w:pPr>
      <w:r w:rsidRPr="003E1110">
        <w:rPr>
          <w:lang w:val="pt-BR"/>
        </w:rPr>
        <w:tab/>
      </w:r>
    </w:p>
    <w:p w14:paraId="1D1F515C" w14:textId="77777777" w:rsidR="00D47A5A" w:rsidRPr="003E1110" w:rsidRDefault="00D47A5A">
      <w:pPr>
        <w:rPr>
          <w:lang w:val="pt-BR"/>
        </w:rPr>
      </w:pPr>
    </w:p>
    <w:p w14:paraId="1D1F515D" w14:textId="77777777" w:rsidR="00D47A5A" w:rsidRPr="003E1110" w:rsidRDefault="00231B44">
      <w:pPr>
        <w:tabs>
          <w:tab w:val="left" w:pos="7305"/>
        </w:tabs>
        <w:rPr>
          <w:lang w:val="pt-BR"/>
        </w:rPr>
      </w:pPr>
      <w:r w:rsidRPr="003E1110">
        <w:rPr>
          <w:lang w:val="pt-BR"/>
        </w:rPr>
        <w:tab/>
      </w:r>
    </w:p>
    <w:p w14:paraId="1D1F515E" w14:textId="77777777" w:rsidR="00D47A5A" w:rsidRPr="003E1110" w:rsidRDefault="00D47A5A">
      <w:pPr>
        <w:rPr>
          <w:lang w:val="pt-BR"/>
        </w:rPr>
      </w:pPr>
    </w:p>
    <w:p w14:paraId="1D1F515F" w14:textId="77777777" w:rsidR="00D47A5A" w:rsidRPr="003E1110" w:rsidRDefault="00D47A5A">
      <w:pPr>
        <w:rPr>
          <w:lang w:val="pt-BR"/>
        </w:rPr>
      </w:pPr>
    </w:p>
    <w:p w14:paraId="1D1F5160" w14:textId="77777777" w:rsidR="00D47A5A" w:rsidRPr="003E1110" w:rsidRDefault="00D47A5A">
      <w:pPr>
        <w:rPr>
          <w:lang w:val="pt-BR"/>
        </w:rPr>
      </w:pPr>
    </w:p>
    <w:p w14:paraId="1D1F5161" w14:textId="77777777" w:rsidR="00D47A5A" w:rsidRPr="003E1110" w:rsidRDefault="00D47A5A">
      <w:pPr>
        <w:rPr>
          <w:lang w:val="pt-BR"/>
        </w:rPr>
      </w:pPr>
    </w:p>
    <w:p w14:paraId="1D1F5162" w14:textId="77777777" w:rsidR="00D47A5A" w:rsidRPr="003E1110" w:rsidRDefault="00D47A5A">
      <w:pPr>
        <w:rPr>
          <w:lang w:val="pt-BR"/>
        </w:rPr>
      </w:pPr>
    </w:p>
    <w:p w14:paraId="1D1F5163" w14:textId="77777777" w:rsidR="00D47A5A" w:rsidRPr="003E1110" w:rsidRDefault="00D47A5A">
      <w:pPr>
        <w:rPr>
          <w:lang w:val="pt-BR"/>
        </w:rPr>
      </w:pPr>
    </w:p>
    <w:p w14:paraId="1D1F5164" w14:textId="77777777" w:rsidR="00D47A5A" w:rsidRPr="003E1110" w:rsidRDefault="00D47A5A">
      <w:pPr>
        <w:rPr>
          <w:lang w:val="pt-BR"/>
        </w:rPr>
      </w:pPr>
    </w:p>
    <w:p w14:paraId="1D1F5165" w14:textId="77777777" w:rsidR="00D47A5A" w:rsidRDefault="00231B44">
      <w:pPr>
        <w:jc w:val="center"/>
      </w:pPr>
      <w:r>
        <w:rPr>
          <w:b/>
        </w:rPr>
        <w:t>Agradecimientos</w:t>
      </w:r>
    </w:p>
    <w:p w14:paraId="1D1F5166" w14:textId="77777777" w:rsidR="00D47A5A" w:rsidRDefault="00D47A5A">
      <w:pPr>
        <w:jc w:val="center"/>
      </w:pPr>
    </w:p>
    <w:p w14:paraId="1D1F5167" w14:textId="77777777" w:rsidR="00D47A5A" w:rsidRDefault="00231B44">
      <w:pPr>
        <w:jc w:val="center"/>
      </w:pPr>
      <w:r>
        <w:t>Texto de agradecimientos centrado.</w:t>
      </w:r>
    </w:p>
    <w:p w14:paraId="1D1F5168" w14:textId="77777777" w:rsidR="00D47A5A" w:rsidRDefault="00D47A5A"/>
    <w:p w14:paraId="1D1F5169" w14:textId="77777777" w:rsidR="00D47A5A" w:rsidRDefault="00231B44">
      <w:r>
        <w:tab/>
      </w:r>
    </w:p>
    <w:p w14:paraId="1D1F516A" w14:textId="77777777" w:rsidR="00D47A5A" w:rsidRDefault="00D47A5A"/>
    <w:p w14:paraId="1D1F516B" w14:textId="77777777" w:rsidR="00D47A5A" w:rsidRDefault="00D47A5A"/>
    <w:p w14:paraId="1D1F516C" w14:textId="77777777" w:rsidR="00D47A5A" w:rsidRDefault="00D47A5A"/>
    <w:p w14:paraId="1D1F516D" w14:textId="77777777" w:rsidR="00D47A5A" w:rsidRDefault="00231B44">
      <w:pPr>
        <w:spacing w:after="160" w:line="259" w:lineRule="auto"/>
        <w:jc w:val="left"/>
      </w:pPr>
      <w:r>
        <w:br w:type="page"/>
      </w:r>
    </w:p>
    <w:p w14:paraId="1D1F516E" w14:textId="77777777" w:rsidR="00D47A5A" w:rsidRDefault="00231B44">
      <w:pPr>
        <w:jc w:val="center"/>
        <w:rPr>
          <w:b/>
        </w:rPr>
      </w:pPr>
      <w:r>
        <w:rPr>
          <w:b/>
        </w:rPr>
        <w:lastRenderedPageBreak/>
        <w:t>Tabla de contenido</w:t>
      </w:r>
    </w:p>
    <w:p w14:paraId="1D1F516F" w14:textId="77777777" w:rsidR="00D47A5A" w:rsidRDefault="00D47A5A">
      <w:pPr>
        <w:spacing w:after="160" w:line="259" w:lineRule="auto"/>
        <w:jc w:val="left"/>
      </w:pPr>
    </w:p>
    <w:sdt>
      <w:sdtPr>
        <w:id w:val="-701864352"/>
        <w:docPartObj>
          <w:docPartGallery w:val="Table of Contents"/>
          <w:docPartUnique/>
        </w:docPartObj>
      </w:sdtPr>
      <w:sdtContent>
        <w:p w14:paraId="1D1F5170" w14:textId="77777777" w:rsidR="00D47A5A" w:rsidRDefault="00231B44">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w:instrText>
          </w:r>
          <w:r>
            <w:fldChar w:fldCharType="separate"/>
          </w:r>
          <w:hyperlink w:anchor="_heading=h.3rdcrjn">
            <w:r w:rsidR="00D47A5A">
              <w:rPr>
                <w:color w:val="000000"/>
              </w:rPr>
              <w:t>Resumen</w:t>
            </w:r>
            <w:r w:rsidR="00D47A5A">
              <w:rPr>
                <w:color w:val="000000"/>
              </w:rPr>
              <w:tab/>
              <w:t>9</w:t>
            </w:r>
          </w:hyperlink>
        </w:p>
        <w:p w14:paraId="1D1F5171" w14:textId="77777777" w:rsidR="00D47A5A" w:rsidRDefault="00D47A5A">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26in1rg">
            <w:r>
              <w:rPr>
                <w:color w:val="000000"/>
              </w:rPr>
              <w:t>Abstract</w:t>
            </w:r>
            <w:r>
              <w:rPr>
                <w:color w:val="000000"/>
              </w:rPr>
              <w:tab/>
              <w:t>10</w:t>
            </w:r>
          </w:hyperlink>
        </w:p>
        <w:p w14:paraId="1D1F5172" w14:textId="77777777" w:rsidR="00D47A5A" w:rsidRDefault="00D47A5A">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35nkun2">
            <w:r>
              <w:rPr>
                <w:color w:val="000000"/>
              </w:rPr>
              <w:t>1.</w:t>
            </w:r>
          </w:hyperlink>
          <w:hyperlink w:anchor="_heading=h.35nkun2">
            <w:r>
              <w:rPr>
                <w:rFonts w:ascii="Calibri" w:eastAsia="Calibri" w:hAnsi="Calibri" w:cs="Calibri"/>
                <w:color w:val="000000"/>
                <w:sz w:val="22"/>
                <w:szCs w:val="22"/>
              </w:rPr>
              <w:tab/>
            </w:r>
          </w:hyperlink>
          <w:r>
            <w:fldChar w:fldCharType="begin"/>
          </w:r>
          <w:r>
            <w:instrText xml:space="preserve"> PAGEREF _heading=h.35nkun2 \h </w:instrText>
          </w:r>
          <w:r>
            <w:fldChar w:fldCharType="separate"/>
          </w:r>
          <w:r>
            <w:rPr>
              <w:color w:val="000000"/>
            </w:rPr>
            <w:t>Descripción del problema</w:t>
          </w:r>
          <w:r>
            <w:rPr>
              <w:color w:val="000000"/>
            </w:rPr>
            <w:tab/>
            <w:t>11</w:t>
          </w:r>
          <w:r>
            <w:fldChar w:fldCharType="end"/>
          </w:r>
        </w:p>
        <w:p w14:paraId="1D1F5173"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ksv4uv">
            <w:r>
              <w:rPr>
                <w:color w:val="000000"/>
              </w:rPr>
              <w:t>1.1.</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color w:val="000000"/>
            </w:rPr>
            <w:t>Problema de negocio</w:t>
          </w:r>
          <w:r>
            <w:rPr>
              <w:color w:val="000000"/>
            </w:rPr>
            <w:tab/>
            <w:t>11</w:t>
          </w:r>
          <w:r>
            <w:fldChar w:fldCharType="end"/>
          </w:r>
        </w:p>
        <w:p w14:paraId="1D1F5174"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44sinio">
            <w:r>
              <w:rPr>
                <w:color w:val="000000"/>
              </w:rPr>
              <w:t>1.2.</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Pr>
              <w:color w:val="000000"/>
            </w:rPr>
            <w:t>Aproximación desde la analítica de datos</w:t>
          </w:r>
          <w:r>
            <w:rPr>
              <w:color w:val="000000"/>
            </w:rPr>
            <w:tab/>
            <w:t>11</w:t>
          </w:r>
          <w:r>
            <w:fldChar w:fldCharType="end"/>
          </w:r>
        </w:p>
        <w:p w14:paraId="1D1F5175"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z337ya">
            <w:r>
              <w:rPr>
                <w:color w:val="000000"/>
              </w:rPr>
              <w:t>1.3.</w:t>
            </w:r>
          </w:hyperlink>
          <w:hyperlink w:anchor="_heading=h.z337ya">
            <w:r>
              <w:rPr>
                <w:rFonts w:ascii="Calibri" w:eastAsia="Calibri" w:hAnsi="Calibri" w:cs="Calibri"/>
                <w:color w:val="000000"/>
                <w:sz w:val="22"/>
                <w:szCs w:val="22"/>
              </w:rPr>
              <w:tab/>
            </w:r>
          </w:hyperlink>
          <w:r>
            <w:fldChar w:fldCharType="begin"/>
          </w:r>
          <w:r>
            <w:instrText xml:space="preserve"> PAGEREF _heading=h.z337ya \h </w:instrText>
          </w:r>
          <w:r>
            <w:fldChar w:fldCharType="separate"/>
          </w:r>
          <w:r>
            <w:rPr>
              <w:color w:val="000000"/>
            </w:rPr>
            <w:t>Origen de los datos</w:t>
          </w:r>
          <w:r>
            <w:rPr>
              <w:color w:val="000000"/>
            </w:rPr>
            <w:tab/>
            <w:t>11</w:t>
          </w:r>
          <w:r>
            <w:fldChar w:fldCharType="end"/>
          </w:r>
        </w:p>
        <w:p w14:paraId="1D1F5176"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j2qqm3">
            <w:r>
              <w:rPr>
                <w:color w:val="000000"/>
              </w:rPr>
              <w:t>1.4.</w:t>
            </w:r>
          </w:hyperlink>
          <w:hyperlink w:anchor="_heading=h.3j2qqm3">
            <w:r>
              <w:rPr>
                <w:rFonts w:ascii="Calibri" w:eastAsia="Calibri" w:hAnsi="Calibri" w:cs="Calibri"/>
                <w:color w:val="000000"/>
                <w:sz w:val="22"/>
                <w:szCs w:val="22"/>
              </w:rPr>
              <w:tab/>
            </w:r>
          </w:hyperlink>
          <w:r>
            <w:fldChar w:fldCharType="begin"/>
          </w:r>
          <w:r>
            <w:instrText xml:space="preserve"> PAGEREF _heading=h.3j2qqm3 \h </w:instrText>
          </w:r>
          <w:r>
            <w:fldChar w:fldCharType="separate"/>
          </w:r>
          <w:r>
            <w:rPr>
              <w:color w:val="000000"/>
            </w:rPr>
            <w:t>Métricas de desempeño</w:t>
          </w:r>
          <w:r>
            <w:rPr>
              <w:color w:val="000000"/>
            </w:rPr>
            <w:tab/>
            <w:t>11</w:t>
          </w:r>
          <w:r>
            <w:fldChar w:fldCharType="end"/>
          </w:r>
        </w:p>
        <w:p w14:paraId="1D1F5177" w14:textId="77777777" w:rsidR="00D47A5A" w:rsidRDefault="00D47A5A">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4i7ojhp">
            <w:r>
              <w:rPr>
                <w:color w:val="000000"/>
              </w:rPr>
              <w:t>2.</w:t>
            </w:r>
          </w:hyperlink>
          <w:hyperlink w:anchor="_heading=h.4i7ojhp">
            <w:r>
              <w:rPr>
                <w:rFonts w:ascii="Calibri" w:eastAsia="Calibri" w:hAnsi="Calibri" w:cs="Calibri"/>
                <w:color w:val="000000"/>
                <w:sz w:val="22"/>
                <w:szCs w:val="22"/>
              </w:rPr>
              <w:tab/>
            </w:r>
          </w:hyperlink>
          <w:r>
            <w:fldChar w:fldCharType="begin"/>
          </w:r>
          <w:r>
            <w:instrText xml:space="preserve"> PAGEREF _heading=h.4i7ojhp \h </w:instrText>
          </w:r>
          <w:r>
            <w:fldChar w:fldCharType="separate"/>
          </w:r>
          <w:r>
            <w:rPr>
              <w:color w:val="000000"/>
            </w:rPr>
            <w:t>Objetivos</w:t>
          </w:r>
          <w:r>
            <w:rPr>
              <w:color w:val="000000"/>
            </w:rPr>
            <w:tab/>
            <w:t>12</w:t>
          </w:r>
          <w:r>
            <w:fldChar w:fldCharType="end"/>
          </w:r>
        </w:p>
        <w:p w14:paraId="1D1F5178"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2xcytpi">
            <w:r>
              <w:rPr>
                <w:color w:val="000000"/>
              </w:rPr>
              <w:t>2.1.</w:t>
            </w:r>
          </w:hyperlink>
          <w:hyperlink w:anchor="_heading=h.2xcytpi">
            <w:r>
              <w:rPr>
                <w:rFonts w:ascii="Calibri" w:eastAsia="Calibri" w:hAnsi="Calibri" w:cs="Calibri"/>
                <w:color w:val="000000"/>
                <w:sz w:val="22"/>
                <w:szCs w:val="22"/>
              </w:rPr>
              <w:tab/>
            </w:r>
          </w:hyperlink>
          <w:r>
            <w:fldChar w:fldCharType="begin"/>
          </w:r>
          <w:r>
            <w:instrText xml:space="preserve"> PAGEREF _heading=h.2xcytpi \h </w:instrText>
          </w:r>
          <w:r>
            <w:fldChar w:fldCharType="separate"/>
          </w:r>
          <w:r>
            <w:rPr>
              <w:color w:val="000000"/>
            </w:rPr>
            <w:t>Objetivo general</w:t>
          </w:r>
          <w:r>
            <w:rPr>
              <w:color w:val="000000"/>
            </w:rPr>
            <w:tab/>
            <w:t>12</w:t>
          </w:r>
          <w:r>
            <w:fldChar w:fldCharType="end"/>
          </w:r>
        </w:p>
        <w:p w14:paraId="1D1F5179"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whwml4">
            <w:r>
              <w:rPr>
                <w:color w:val="000000"/>
              </w:rPr>
              <w:t>2.2.</w:t>
            </w:r>
          </w:hyperlink>
          <w:hyperlink w:anchor="_heading=h.3whwml4">
            <w:r>
              <w:rPr>
                <w:rFonts w:ascii="Calibri" w:eastAsia="Calibri" w:hAnsi="Calibri" w:cs="Calibri"/>
                <w:color w:val="000000"/>
                <w:sz w:val="22"/>
                <w:szCs w:val="22"/>
              </w:rPr>
              <w:tab/>
            </w:r>
          </w:hyperlink>
          <w:r>
            <w:fldChar w:fldCharType="begin"/>
          </w:r>
          <w:r>
            <w:instrText xml:space="preserve"> PAGEREF _heading=h.3whwml4 \h </w:instrText>
          </w:r>
          <w:r>
            <w:fldChar w:fldCharType="separate"/>
          </w:r>
          <w:r>
            <w:rPr>
              <w:color w:val="000000"/>
            </w:rPr>
            <w:t>Objetivos específicos</w:t>
          </w:r>
          <w:r>
            <w:rPr>
              <w:color w:val="000000"/>
            </w:rPr>
            <w:tab/>
            <w:t>12</w:t>
          </w:r>
          <w:r>
            <w:fldChar w:fldCharType="end"/>
          </w:r>
        </w:p>
        <w:p w14:paraId="1D1F517A" w14:textId="77777777" w:rsidR="00D47A5A" w:rsidRDefault="00D47A5A">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2bn6wsx">
            <w:r>
              <w:rPr>
                <w:color w:val="000000"/>
              </w:rPr>
              <w:t>3.</w:t>
            </w:r>
          </w:hyperlink>
          <w:hyperlink w:anchor="_heading=h.2bn6wsx">
            <w:r>
              <w:rPr>
                <w:rFonts w:ascii="Calibri" w:eastAsia="Calibri" w:hAnsi="Calibri" w:cs="Calibri"/>
                <w:color w:val="000000"/>
                <w:sz w:val="22"/>
                <w:szCs w:val="22"/>
              </w:rPr>
              <w:tab/>
            </w:r>
          </w:hyperlink>
          <w:r>
            <w:fldChar w:fldCharType="begin"/>
          </w:r>
          <w:r>
            <w:instrText xml:space="preserve"> PAGEREF _heading=h.2bn6wsx \h </w:instrText>
          </w:r>
          <w:r>
            <w:fldChar w:fldCharType="separate"/>
          </w:r>
          <w:r>
            <w:rPr>
              <w:color w:val="000000"/>
            </w:rPr>
            <w:t>Datos</w:t>
          </w:r>
          <w:r>
            <w:rPr>
              <w:color w:val="000000"/>
            </w:rPr>
            <w:tab/>
            <w:t>13</w:t>
          </w:r>
          <w:r>
            <w:fldChar w:fldCharType="end"/>
          </w:r>
        </w:p>
        <w:p w14:paraId="1D1F517B"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qsh70q">
            <w:r>
              <w:rPr>
                <w:color w:val="000000"/>
              </w:rPr>
              <w:t>3.1.</w:t>
            </w:r>
          </w:hyperlink>
          <w:hyperlink w:anchor="_heading=h.qsh70q">
            <w:r>
              <w:rPr>
                <w:rFonts w:ascii="Calibri" w:eastAsia="Calibri" w:hAnsi="Calibri" w:cs="Calibri"/>
                <w:color w:val="000000"/>
                <w:sz w:val="22"/>
                <w:szCs w:val="22"/>
              </w:rPr>
              <w:tab/>
            </w:r>
          </w:hyperlink>
          <w:r>
            <w:fldChar w:fldCharType="begin"/>
          </w:r>
          <w:r>
            <w:instrText xml:space="preserve"> PAGEREF _heading=h.qsh70q \h </w:instrText>
          </w:r>
          <w:r>
            <w:fldChar w:fldCharType="separate"/>
          </w:r>
          <w:r>
            <w:rPr>
              <w:color w:val="000000"/>
            </w:rPr>
            <w:t>Datos originales</w:t>
          </w:r>
          <w:r>
            <w:rPr>
              <w:color w:val="000000"/>
            </w:rPr>
            <w:tab/>
            <w:t>13</w:t>
          </w:r>
          <w:r>
            <w:fldChar w:fldCharType="end"/>
          </w:r>
        </w:p>
        <w:p w14:paraId="1D1F517C"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as4poj">
            <w:r>
              <w:rPr>
                <w:color w:val="000000"/>
              </w:rPr>
              <w:t>3.2.</w:t>
            </w:r>
          </w:hyperlink>
          <w:hyperlink w:anchor="_heading=h.3as4poj">
            <w:r>
              <w:rPr>
                <w:rFonts w:ascii="Calibri" w:eastAsia="Calibri" w:hAnsi="Calibri" w:cs="Calibri"/>
                <w:color w:val="000000"/>
                <w:sz w:val="22"/>
                <w:szCs w:val="22"/>
              </w:rPr>
              <w:tab/>
            </w:r>
          </w:hyperlink>
          <w:r>
            <w:fldChar w:fldCharType="begin"/>
          </w:r>
          <w:r>
            <w:instrText xml:space="preserve"> PAGEREF _heading=h.3as4poj \h </w:instrText>
          </w:r>
          <w:r>
            <w:fldChar w:fldCharType="separate"/>
          </w:r>
          <w:r>
            <w:t>Datasets</w:t>
          </w:r>
          <w:r>
            <w:rPr>
              <w:color w:val="000000"/>
            </w:rPr>
            <w:tab/>
            <w:t>13</w:t>
          </w:r>
          <w:r>
            <w:fldChar w:fldCharType="end"/>
          </w:r>
        </w:p>
        <w:p w14:paraId="1D1F517D"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pxezwc">
            <w:r>
              <w:rPr>
                <w:color w:val="000000"/>
              </w:rPr>
              <w:t>3.3.</w:t>
            </w:r>
          </w:hyperlink>
          <w:hyperlink w:anchor="_heading=h.1pxezwc">
            <w:r>
              <w:rPr>
                <w:rFonts w:ascii="Calibri" w:eastAsia="Calibri" w:hAnsi="Calibri" w:cs="Calibri"/>
                <w:color w:val="000000"/>
                <w:sz w:val="22"/>
                <w:szCs w:val="22"/>
              </w:rPr>
              <w:tab/>
            </w:r>
          </w:hyperlink>
          <w:r>
            <w:fldChar w:fldCharType="begin"/>
          </w:r>
          <w:r>
            <w:instrText xml:space="preserve"> PAGEREF _heading=h.1pxezwc \h </w:instrText>
          </w:r>
          <w:r>
            <w:fldChar w:fldCharType="separate"/>
          </w:r>
          <w:r>
            <w:rPr>
              <w:color w:val="000000"/>
            </w:rPr>
            <w:t>Analítica descriptiva</w:t>
          </w:r>
          <w:r>
            <w:rPr>
              <w:color w:val="000000"/>
            </w:rPr>
            <w:tab/>
            <w:t>13</w:t>
          </w:r>
          <w:r>
            <w:fldChar w:fldCharType="end"/>
          </w:r>
        </w:p>
        <w:p w14:paraId="1D1F517E" w14:textId="77777777" w:rsidR="00D47A5A" w:rsidRDefault="00D47A5A">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49x2ik5">
            <w:r>
              <w:rPr>
                <w:color w:val="000000"/>
              </w:rPr>
              <w:t>4.</w:t>
            </w:r>
          </w:hyperlink>
          <w:hyperlink w:anchor="_heading=h.49x2ik5">
            <w:r>
              <w:rPr>
                <w:rFonts w:ascii="Calibri" w:eastAsia="Calibri" w:hAnsi="Calibri" w:cs="Calibri"/>
                <w:color w:val="000000"/>
                <w:sz w:val="22"/>
                <w:szCs w:val="22"/>
              </w:rPr>
              <w:tab/>
            </w:r>
          </w:hyperlink>
          <w:r>
            <w:fldChar w:fldCharType="begin"/>
          </w:r>
          <w:r>
            <w:instrText xml:space="preserve"> PAGEREF _heading=h.49x2ik5 \h </w:instrText>
          </w:r>
          <w:r>
            <w:fldChar w:fldCharType="separate"/>
          </w:r>
          <w:r>
            <w:rPr>
              <w:color w:val="000000"/>
            </w:rPr>
            <w:t>Proceso de analítica</w:t>
          </w:r>
          <w:r>
            <w:rPr>
              <w:color w:val="000000"/>
            </w:rPr>
            <w:tab/>
            <w:t>14</w:t>
          </w:r>
          <w:r>
            <w:fldChar w:fldCharType="end"/>
          </w:r>
        </w:p>
        <w:p w14:paraId="1D1F517F"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2p2csry">
            <w:r>
              <w:rPr>
                <w:color w:val="000000"/>
              </w:rPr>
              <w:t>4.1.</w:t>
            </w:r>
          </w:hyperlink>
          <w:hyperlink w:anchor="_heading=h.2p2csry">
            <w:r>
              <w:rPr>
                <w:rFonts w:ascii="Calibri" w:eastAsia="Calibri" w:hAnsi="Calibri" w:cs="Calibri"/>
                <w:color w:val="000000"/>
                <w:sz w:val="22"/>
                <w:szCs w:val="22"/>
              </w:rPr>
              <w:tab/>
            </w:r>
          </w:hyperlink>
          <w:r>
            <w:fldChar w:fldCharType="begin"/>
          </w:r>
          <w:r>
            <w:instrText xml:space="preserve"> PAGEREF _heading=h.2p2csry \h </w:instrText>
          </w:r>
          <w:r>
            <w:fldChar w:fldCharType="separate"/>
          </w:r>
          <w:r>
            <w:rPr>
              <w:color w:val="000000"/>
            </w:rPr>
            <w:t>Pipeline principal</w:t>
          </w:r>
          <w:r>
            <w:rPr>
              <w:color w:val="000000"/>
            </w:rPr>
            <w:tab/>
            <w:t>14</w:t>
          </w:r>
          <w:r>
            <w:fldChar w:fldCharType="end"/>
          </w:r>
        </w:p>
        <w:p w14:paraId="1D1F5180"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47n2zr">
            <w:r>
              <w:rPr>
                <w:color w:val="000000"/>
              </w:rPr>
              <w:t>4.2.</w:t>
            </w:r>
          </w:hyperlink>
          <w:hyperlink w:anchor="_heading=h.147n2zr">
            <w:r>
              <w:rPr>
                <w:rFonts w:ascii="Calibri" w:eastAsia="Calibri" w:hAnsi="Calibri" w:cs="Calibri"/>
                <w:color w:val="000000"/>
                <w:sz w:val="22"/>
                <w:szCs w:val="22"/>
              </w:rPr>
              <w:tab/>
            </w:r>
          </w:hyperlink>
          <w:r>
            <w:fldChar w:fldCharType="begin"/>
          </w:r>
          <w:r>
            <w:instrText xml:space="preserve"> PAGEREF _heading=h.147n2zr \h </w:instrText>
          </w:r>
          <w:r>
            <w:fldChar w:fldCharType="separate"/>
          </w:r>
          <w:r>
            <w:rPr>
              <w:color w:val="000000"/>
            </w:rPr>
            <w:t>Preprocesamiento</w:t>
          </w:r>
          <w:r>
            <w:rPr>
              <w:color w:val="000000"/>
            </w:rPr>
            <w:tab/>
            <w:t>14</w:t>
          </w:r>
          <w:r>
            <w:fldChar w:fldCharType="end"/>
          </w:r>
        </w:p>
        <w:p w14:paraId="1D1F5181"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o7alnk">
            <w:r>
              <w:rPr>
                <w:color w:val="000000"/>
              </w:rPr>
              <w:t>4.3.</w:t>
            </w:r>
          </w:hyperlink>
          <w:hyperlink w:anchor="_heading=h.3o7alnk">
            <w:r>
              <w:rPr>
                <w:rFonts w:ascii="Calibri" w:eastAsia="Calibri" w:hAnsi="Calibri" w:cs="Calibri"/>
                <w:color w:val="000000"/>
                <w:sz w:val="22"/>
                <w:szCs w:val="22"/>
              </w:rPr>
              <w:tab/>
            </w:r>
          </w:hyperlink>
          <w:r>
            <w:fldChar w:fldCharType="begin"/>
          </w:r>
          <w:r>
            <w:instrText xml:space="preserve"> PAGEREF _heading=h.3o7alnk \h </w:instrText>
          </w:r>
          <w:r>
            <w:fldChar w:fldCharType="separate"/>
          </w:r>
          <w:r>
            <w:rPr>
              <w:color w:val="000000"/>
            </w:rPr>
            <w:t>Modelos</w:t>
          </w:r>
          <w:r>
            <w:rPr>
              <w:color w:val="000000"/>
            </w:rPr>
            <w:tab/>
            <w:t>14</w:t>
          </w:r>
          <w:r>
            <w:fldChar w:fldCharType="end"/>
          </w:r>
        </w:p>
        <w:p w14:paraId="1D1F5182"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23ckvvd">
            <w:r>
              <w:rPr>
                <w:color w:val="000000"/>
              </w:rPr>
              <w:t>4.4.</w:t>
            </w:r>
          </w:hyperlink>
          <w:hyperlink w:anchor="_heading=h.23ckvvd">
            <w:r>
              <w:rPr>
                <w:rFonts w:ascii="Calibri" w:eastAsia="Calibri" w:hAnsi="Calibri" w:cs="Calibri"/>
                <w:color w:val="000000"/>
                <w:sz w:val="22"/>
                <w:szCs w:val="22"/>
              </w:rPr>
              <w:tab/>
            </w:r>
          </w:hyperlink>
          <w:r>
            <w:fldChar w:fldCharType="begin"/>
          </w:r>
          <w:r>
            <w:instrText xml:space="preserve"> PAGEREF _heading=h.23ckvvd \h </w:instrText>
          </w:r>
          <w:r>
            <w:fldChar w:fldCharType="separate"/>
          </w:r>
          <w:r>
            <w:rPr>
              <w:color w:val="000000"/>
            </w:rPr>
            <w:t>Métricas</w:t>
          </w:r>
          <w:r>
            <w:rPr>
              <w:color w:val="000000"/>
            </w:rPr>
            <w:tab/>
            <w:t>14</w:t>
          </w:r>
          <w:r>
            <w:fldChar w:fldCharType="end"/>
          </w:r>
        </w:p>
        <w:p w14:paraId="1D1F5183" w14:textId="77777777" w:rsidR="00D47A5A" w:rsidRDefault="00D47A5A">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ihv636">
            <w:r>
              <w:rPr>
                <w:color w:val="000000"/>
              </w:rPr>
              <w:t>5.</w:t>
            </w:r>
          </w:hyperlink>
          <w:hyperlink w:anchor="_heading=h.ihv636">
            <w:r>
              <w:rPr>
                <w:rFonts w:ascii="Calibri" w:eastAsia="Calibri" w:hAnsi="Calibri" w:cs="Calibri"/>
                <w:color w:val="000000"/>
                <w:sz w:val="22"/>
                <w:szCs w:val="22"/>
              </w:rPr>
              <w:tab/>
            </w:r>
          </w:hyperlink>
          <w:r>
            <w:fldChar w:fldCharType="begin"/>
          </w:r>
          <w:r>
            <w:instrText xml:space="preserve"> PAGEREF _heading=h.ihv636 \h </w:instrText>
          </w:r>
          <w:r>
            <w:fldChar w:fldCharType="separate"/>
          </w:r>
          <w:r>
            <w:rPr>
              <w:color w:val="000000"/>
            </w:rPr>
            <w:t>Metodología</w:t>
          </w:r>
          <w:r>
            <w:rPr>
              <w:color w:val="000000"/>
            </w:rPr>
            <w:tab/>
            <w:t>15</w:t>
          </w:r>
          <w:r>
            <w:fldChar w:fldCharType="end"/>
          </w:r>
        </w:p>
        <w:p w14:paraId="1D1F5184"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2hioqz">
            <w:r>
              <w:rPr>
                <w:color w:val="000000"/>
              </w:rPr>
              <w:t>5.1.</w:t>
            </w:r>
          </w:hyperlink>
          <w:hyperlink w:anchor="_heading=h.32hioqz">
            <w:r>
              <w:rPr>
                <w:rFonts w:ascii="Calibri" w:eastAsia="Calibri" w:hAnsi="Calibri" w:cs="Calibri"/>
                <w:color w:val="000000"/>
                <w:sz w:val="22"/>
                <w:szCs w:val="22"/>
              </w:rPr>
              <w:tab/>
            </w:r>
          </w:hyperlink>
          <w:r>
            <w:fldChar w:fldCharType="begin"/>
          </w:r>
          <w:r>
            <w:instrText xml:space="preserve"> PAGEREF _heading=h.32hioqz \h </w:instrText>
          </w:r>
          <w:r>
            <w:fldChar w:fldCharType="separate"/>
          </w:r>
          <w:r>
            <w:rPr>
              <w:color w:val="000000"/>
            </w:rPr>
            <w:t>Baseline</w:t>
          </w:r>
          <w:r>
            <w:rPr>
              <w:color w:val="000000"/>
            </w:rPr>
            <w:tab/>
            <w:t>15</w:t>
          </w:r>
          <w:r>
            <w:fldChar w:fldCharType="end"/>
          </w:r>
        </w:p>
        <w:p w14:paraId="1D1F5185"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hmsyys">
            <w:r>
              <w:rPr>
                <w:color w:val="000000"/>
              </w:rPr>
              <w:t>5.2.</w:t>
            </w:r>
          </w:hyperlink>
          <w:hyperlink w:anchor="_heading=h.1hmsyys">
            <w:r>
              <w:rPr>
                <w:rFonts w:ascii="Calibri" w:eastAsia="Calibri" w:hAnsi="Calibri" w:cs="Calibri"/>
                <w:color w:val="000000"/>
                <w:sz w:val="22"/>
                <w:szCs w:val="22"/>
              </w:rPr>
              <w:tab/>
            </w:r>
          </w:hyperlink>
          <w:r>
            <w:fldChar w:fldCharType="begin"/>
          </w:r>
          <w:r>
            <w:instrText xml:space="preserve"> PAGEREF _heading=h.1hmsyys \h </w:instrText>
          </w:r>
          <w:r>
            <w:fldChar w:fldCharType="separate"/>
          </w:r>
          <w:r>
            <w:rPr>
              <w:color w:val="000000"/>
            </w:rPr>
            <w:t>Validación</w:t>
          </w:r>
          <w:r>
            <w:rPr>
              <w:color w:val="000000"/>
            </w:rPr>
            <w:tab/>
            <w:t>15</w:t>
          </w:r>
          <w:r>
            <w:fldChar w:fldCharType="end"/>
          </w:r>
        </w:p>
        <w:p w14:paraId="1D1F5186"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41mghml">
            <w:r>
              <w:rPr>
                <w:color w:val="000000"/>
              </w:rPr>
              <w:t>5.3.</w:t>
            </w:r>
          </w:hyperlink>
          <w:hyperlink w:anchor="_heading=h.41mghml">
            <w:r>
              <w:rPr>
                <w:rFonts w:ascii="Calibri" w:eastAsia="Calibri" w:hAnsi="Calibri" w:cs="Calibri"/>
                <w:color w:val="000000"/>
                <w:sz w:val="22"/>
                <w:szCs w:val="22"/>
              </w:rPr>
              <w:tab/>
            </w:r>
          </w:hyperlink>
          <w:r>
            <w:fldChar w:fldCharType="begin"/>
          </w:r>
          <w:r>
            <w:instrText xml:space="preserve"> PAGEREF _heading=h.41mghml \h </w:instrText>
          </w:r>
          <w:r>
            <w:fldChar w:fldCharType="separate"/>
          </w:r>
          <w:r>
            <w:rPr>
              <w:color w:val="000000"/>
            </w:rPr>
            <w:t>Iteraciones y evolución</w:t>
          </w:r>
          <w:r>
            <w:rPr>
              <w:color w:val="000000"/>
            </w:rPr>
            <w:tab/>
            <w:t>15</w:t>
          </w:r>
          <w:r>
            <w:fldChar w:fldCharType="end"/>
          </w:r>
        </w:p>
        <w:p w14:paraId="1D1F5187"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2grqrue">
            <w:r>
              <w:rPr>
                <w:color w:val="000000"/>
              </w:rPr>
              <w:t>5.4 Herramientas</w:t>
            </w:r>
            <w:r>
              <w:rPr>
                <w:color w:val="000000"/>
              </w:rPr>
              <w:tab/>
              <w:t>15</w:t>
            </w:r>
          </w:hyperlink>
        </w:p>
        <w:p w14:paraId="1D1F5188" w14:textId="77777777" w:rsidR="00D47A5A" w:rsidRDefault="00D47A5A">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vx1227">
            <w:r>
              <w:rPr>
                <w:color w:val="000000"/>
              </w:rPr>
              <w:t>6.</w:t>
            </w:r>
          </w:hyperlink>
          <w:hyperlink w:anchor="_heading=h.vx1227">
            <w:r>
              <w:rPr>
                <w:rFonts w:ascii="Calibri" w:eastAsia="Calibri" w:hAnsi="Calibri" w:cs="Calibri"/>
                <w:color w:val="000000"/>
                <w:sz w:val="22"/>
                <w:szCs w:val="22"/>
              </w:rPr>
              <w:tab/>
            </w:r>
          </w:hyperlink>
          <w:r>
            <w:fldChar w:fldCharType="begin"/>
          </w:r>
          <w:r>
            <w:instrText xml:space="preserve"> PAGEREF _heading=h.vx1227 \h </w:instrText>
          </w:r>
          <w:r>
            <w:fldChar w:fldCharType="separate"/>
          </w:r>
          <w:r>
            <w:rPr>
              <w:color w:val="000000"/>
            </w:rPr>
            <w:t>Resultados y discusión</w:t>
          </w:r>
          <w:r>
            <w:rPr>
              <w:color w:val="000000"/>
            </w:rPr>
            <w:tab/>
            <w:t>16</w:t>
          </w:r>
          <w:r>
            <w:fldChar w:fldCharType="end"/>
          </w:r>
        </w:p>
        <w:p w14:paraId="1D1F5189"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3fwokq0">
            <w:r>
              <w:rPr>
                <w:color w:val="000000"/>
              </w:rPr>
              <w:t>6.1.</w:t>
            </w:r>
          </w:hyperlink>
          <w:hyperlink w:anchor="_heading=h.3fwokq0">
            <w:r>
              <w:rPr>
                <w:rFonts w:ascii="Calibri" w:eastAsia="Calibri" w:hAnsi="Calibri" w:cs="Calibri"/>
                <w:color w:val="000000"/>
                <w:sz w:val="22"/>
                <w:szCs w:val="22"/>
              </w:rPr>
              <w:tab/>
            </w:r>
          </w:hyperlink>
          <w:r>
            <w:fldChar w:fldCharType="begin"/>
          </w:r>
          <w:r>
            <w:instrText xml:space="preserve"> PAGEREF _heading=h.3fwokq0 \h </w:instrText>
          </w:r>
          <w:r>
            <w:fldChar w:fldCharType="separate"/>
          </w:r>
          <w:r>
            <w:rPr>
              <w:color w:val="000000"/>
            </w:rPr>
            <w:t>Métricas</w:t>
          </w:r>
          <w:r>
            <w:rPr>
              <w:color w:val="000000"/>
            </w:rPr>
            <w:tab/>
            <w:t>16</w:t>
          </w:r>
          <w:r>
            <w:fldChar w:fldCharType="end"/>
          </w:r>
        </w:p>
        <w:p w14:paraId="1D1F518A"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1v1yuxt">
            <w:r>
              <w:rPr>
                <w:color w:val="000000"/>
              </w:rPr>
              <w:t>6.2.</w:t>
            </w:r>
          </w:hyperlink>
          <w:hyperlink w:anchor="_heading=h.1v1yuxt">
            <w:r>
              <w:rPr>
                <w:rFonts w:ascii="Calibri" w:eastAsia="Calibri" w:hAnsi="Calibri" w:cs="Calibri"/>
                <w:color w:val="000000"/>
                <w:sz w:val="22"/>
                <w:szCs w:val="22"/>
              </w:rPr>
              <w:tab/>
            </w:r>
          </w:hyperlink>
          <w:r>
            <w:fldChar w:fldCharType="begin"/>
          </w:r>
          <w:r>
            <w:instrText xml:space="preserve"> PAGEREF _heading=h.1v1yuxt \h </w:instrText>
          </w:r>
          <w:r>
            <w:fldChar w:fldCharType="separate"/>
          </w:r>
          <w:r>
            <w:rPr>
              <w:color w:val="000000"/>
            </w:rPr>
            <w:t>Evaluación cualitativa</w:t>
          </w:r>
          <w:r>
            <w:rPr>
              <w:color w:val="000000"/>
            </w:rPr>
            <w:tab/>
            <w:t>16</w:t>
          </w:r>
          <w:r>
            <w:fldChar w:fldCharType="end"/>
          </w:r>
        </w:p>
        <w:p w14:paraId="1D1F518B" w14:textId="77777777" w:rsidR="00D47A5A" w:rsidRDefault="00D47A5A">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heading=h.4f1mdlm">
            <w:r>
              <w:rPr>
                <w:color w:val="000000"/>
              </w:rPr>
              <w:t>6.3.</w:t>
            </w:r>
          </w:hyperlink>
          <w:hyperlink w:anchor="_heading=h.4f1mdlm">
            <w:r>
              <w:rPr>
                <w:rFonts w:ascii="Calibri" w:eastAsia="Calibri" w:hAnsi="Calibri" w:cs="Calibri"/>
                <w:color w:val="000000"/>
                <w:sz w:val="22"/>
                <w:szCs w:val="22"/>
              </w:rPr>
              <w:tab/>
            </w:r>
          </w:hyperlink>
          <w:r>
            <w:fldChar w:fldCharType="begin"/>
          </w:r>
          <w:r>
            <w:instrText xml:space="preserve"> PAGEREF _heading=h.4f1mdlm \h </w:instrText>
          </w:r>
          <w:r>
            <w:fldChar w:fldCharType="separate"/>
          </w:r>
          <w:r>
            <w:rPr>
              <w:color w:val="000000"/>
            </w:rPr>
            <w:t>Consideraciones de producción</w:t>
          </w:r>
          <w:r>
            <w:rPr>
              <w:color w:val="000000"/>
            </w:rPr>
            <w:tab/>
            <w:t>16</w:t>
          </w:r>
          <w:r>
            <w:fldChar w:fldCharType="end"/>
          </w:r>
        </w:p>
        <w:p w14:paraId="1D1F518C" w14:textId="77777777" w:rsidR="00D47A5A" w:rsidRDefault="00D47A5A">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kgcv8k">
            <w:r>
              <w:rPr>
                <w:color w:val="000000"/>
              </w:rPr>
              <w:t>7.</w:t>
            </w:r>
          </w:hyperlink>
          <w:hyperlink w:anchor="_heading=h.kgcv8k">
            <w:r>
              <w:rPr>
                <w:rFonts w:ascii="Calibri" w:eastAsia="Calibri" w:hAnsi="Calibri" w:cs="Calibri"/>
                <w:color w:val="000000"/>
                <w:sz w:val="22"/>
                <w:szCs w:val="22"/>
              </w:rPr>
              <w:tab/>
            </w:r>
          </w:hyperlink>
          <w:r>
            <w:fldChar w:fldCharType="begin"/>
          </w:r>
          <w:r>
            <w:instrText xml:space="preserve"> PAGEREF _heading=h.kgcv8k \h </w:instrText>
          </w:r>
          <w:r>
            <w:fldChar w:fldCharType="separate"/>
          </w:r>
          <w:r>
            <w:rPr>
              <w:color w:val="000000"/>
            </w:rPr>
            <w:t>Conclusiones</w:t>
          </w:r>
          <w:r>
            <w:rPr>
              <w:color w:val="000000"/>
            </w:rPr>
            <w:tab/>
            <w:t>20</w:t>
          </w:r>
          <w:r>
            <w:fldChar w:fldCharType="end"/>
          </w:r>
        </w:p>
        <w:p w14:paraId="1D1F518D" w14:textId="77777777" w:rsidR="00D47A5A" w:rsidRDefault="00D47A5A">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heading=h.34g0dwd">
            <w:r>
              <w:rPr>
                <w:color w:val="000000"/>
              </w:rPr>
              <w:t>8.</w:t>
            </w:r>
          </w:hyperlink>
          <w:hyperlink w:anchor="_heading=h.34g0dwd">
            <w:r>
              <w:rPr>
                <w:rFonts w:ascii="Calibri" w:eastAsia="Calibri" w:hAnsi="Calibri" w:cs="Calibri"/>
                <w:color w:val="000000"/>
                <w:sz w:val="22"/>
                <w:szCs w:val="22"/>
              </w:rPr>
              <w:tab/>
            </w:r>
          </w:hyperlink>
          <w:r>
            <w:fldChar w:fldCharType="begin"/>
          </w:r>
          <w:r>
            <w:instrText xml:space="preserve"> PAGEREF _heading=h.34g0dwd \h </w:instrText>
          </w:r>
          <w:r>
            <w:fldChar w:fldCharType="separate"/>
          </w:r>
          <w:r>
            <w:rPr>
              <w:color w:val="000000"/>
            </w:rPr>
            <w:t>Recomendaciones</w:t>
          </w:r>
          <w:r>
            <w:rPr>
              <w:color w:val="000000"/>
            </w:rPr>
            <w:tab/>
            <w:t>21</w:t>
          </w:r>
          <w:r>
            <w:fldChar w:fldCharType="end"/>
          </w:r>
        </w:p>
        <w:p w14:paraId="1D1F518E" w14:textId="77777777" w:rsidR="00D47A5A" w:rsidRDefault="00D47A5A">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1jlao46">
            <w:r>
              <w:rPr>
                <w:color w:val="000000"/>
              </w:rPr>
              <w:t>Referencias</w:t>
            </w:r>
            <w:r>
              <w:rPr>
                <w:color w:val="000000"/>
              </w:rPr>
              <w:tab/>
              <w:t>22</w:t>
            </w:r>
          </w:hyperlink>
        </w:p>
        <w:p w14:paraId="1D1F518F" w14:textId="77777777" w:rsidR="00D47A5A" w:rsidRDefault="00D47A5A">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43ky6rz">
            <w:r>
              <w:rPr>
                <w:color w:val="000000"/>
              </w:rPr>
              <w:t>Anexos</w:t>
            </w:r>
            <w:r>
              <w:rPr>
                <w:color w:val="000000"/>
              </w:rPr>
              <w:tab/>
              <w:t>23</w:t>
            </w:r>
          </w:hyperlink>
        </w:p>
        <w:p w14:paraId="1D1F5190"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xvir7l">
            <w:r>
              <w:rPr>
                <w:color w:val="000000"/>
              </w:rPr>
              <w:t>Anexo 1. Autoarchivo en Repositorio y documentos de interés</w:t>
            </w:r>
            <w:r>
              <w:rPr>
                <w:color w:val="000000"/>
              </w:rPr>
              <w:tab/>
              <w:t>24</w:t>
            </w:r>
          </w:hyperlink>
        </w:p>
        <w:p w14:paraId="1D1F5191"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1baon6m">
            <w:r>
              <w:rPr>
                <w:color w:val="000000"/>
              </w:rPr>
              <w:t xml:space="preserve">Anexo 2. Gestor de citas y referencias de Microsoft Word </w:t>
            </w:r>
          </w:hyperlink>
          <w:hyperlink w:anchor="_heading=h.1baon6m">
            <w:r>
              <w:rPr>
                <w:noProof/>
                <w:color w:val="000000"/>
              </w:rPr>
              <w:drawing>
                <wp:inline distT="0" distB="0" distL="0" distR="0" wp14:anchorId="1D1F54E0" wp14:editId="1D1F54E1">
                  <wp:extent cx="246450" cy="229153"/>
                  <wp:effectExtent l="0" t="0" r="0" b="0"/>
                  <wp:docPr id="397041661" name="image22.png" descr="Microsoft Word - Wikipedia"/>
                  <wp:cNvGraphicFramePr/>
                  <a:graphic xmlns:a="http://schemas.openxmlformats.org/drawingml/2006/main">
                    <a:graphicData uri="http://schemas.openxmlformats.org/drawingml/2006/picture">
                      <pic:pic xmlns:pic="http://schemas.openxmlformats.org/drawingml/2006/picture">
                        <pic:nvPicPr>
                          <pic:cNvPr id="0" name="image22.png" descr="Microsoft Word - Wikipedia"/>
                          <pic:cNvPicPr preferRelativeResize="0"/>
                        </pic:nvPicPr>
                        <pic:blipFill>
                          <a:blip r:embed="rId17"/>
                          <a:srcRect/>
                          <a:stretch>
                            <a:fillRect/>
                          </a:stretch>
                        </pic:blipFill>
                        <pic:spPr>
                          <a:xfrm>
                            <a:off x="0" y="0"/>
                            <a:ext cx="246450" cy="229153"/>
                          </a:xfrm>
                          <a:prstGeom prst="rect">
                            <a:avLst/>
                          </a:prstGeom>
                          <a:ln/>
                        </pic:spPr>
                      </pic:pic>
                    </a:graphicData>
                  </a:graphic>
                </wp:inline>
              </w:drawing>
            </w:r>
          </w:hyperlink>
          <w:hyperlink w:anchor="_heading=h.1baon6m">
            <w:r>
              <w:rPr>
                <w:color w:val="000000"/>
              </w:rPr>
              <w:tab/>
              <w:t>25</w:t>
            </w:r>
          </w:hyperlink>
        </w:p>
        <w:p w14:paraId="1D1F5192"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3vac5uf">
            <w:r>
              <w:rPr>
                <w:color w:val="000000"/>
              </w:rPr>
              <w:t>Anexo 3. Citas y referencias de material legal (leyes, decretos, sentencias, etc.)</w:t>
            </w:r>
            <w:r>
              <w:rPr>
                <w:color w:val="000000"/>
              </w:rPr>
              <w:tab/>
              <w:t>27</w:t>
            </w:r>
          </w:hyperlink>
        </w:p>
        <w:p w14:paraId="1D1F5193"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2afmg28">
            <w:r>
              <w:rPr>
                <w:color w:val="000000"/>
              </w:rPr>
              <w:t>Anexo 4. Ortografía y gramática</w:t>
            </w:r>
            <w:r>
              <w:rPr>
                <w:color w:val="000000"/>
              </w:rPr>
              <w:tab/>
              <w:t>30</w:t>
            </w:r>
          </w:hyperlink>
        </w:p>
        <w:p w14:paraId="1D1F5194"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pkwqa1">
            <w:r>
              <w:rPr>
                <w:color w:val="000000"/>
              </w:rPr>
              <w:t>Anexo 5. Buscar, reemplazar y eliminar espacios (o palabras)</w:t>
            </w:r>
            <w:r>
              <w:rPr>
                <w:color w:val="000000"/>
              </w:rPr>
              <w:tab/>
              <w:t>32</w:t>
            </w:r>
          </w:hyperlink>
        </w:p>
        <w:p w14:paraId="1D1F5195"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39kk8xu">
            <w:r>
              <w:rPr>
                <w:color w:val="000000"/>
              </w:rPr>
              <w:t>Anexo 6. Atajos de teclado útiles en Microsoft Word</w:t>
            </w:r>
            <w:r>
              <w:rPr>
                <w:color w:val="000000"/>
              </w:rPr>
              <w:tab/>
              <w:t>33</w:t>
            </w:r>
          </w:hyperlink>
        </w:p>
        <w:p w14:paraId="1D1F5196"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1opuj5n">
            <w:r>
              <w:rPr>
                <w:color w:val="000000"/>
              </w:rPr>
              <w:t>Anexo 7. Sinónimos y antónimos</w:t>
            </w:r>
            <w:r>
              <w:rPr>
                <w:color w:val="000000"/>
              </w:rPr>
              <w:tab/>
              <w:t>34</w:t>
            </w:r>
          </w:hyperlink>
        </w:p>
        <w:p w14:paraId="1D1F5197"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48pi1tg">
            <w:r>
              <w:rPr>
                <w:color w:val="000000"/>
              </w:rPr>
              <w:t>Anexo 8. Copiar y pegar sin formato</w:t>
            </w:r>
            <w:r>
              <w:rPr>
                <w:color w:val="000000"/>
              </w:rPr>
              <w:tab/>
              <w:t>35</w:t>
            </w:r>
          </w:hyperlink>
        </w:p>
        <w:p w14:paraId="1D1F5198"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2nusc19">
            <w:r>
              <w:rPr>
                <w:color w:val="000000"/>
              </w:rPr>
              <w:t>Anexo 9. Comparar dos documentos</w:t>
            </w:r>
            <w:r>
              <w:rPr>
                <w:color w:val="000000"/>
              </w:rPr>
              <w:tab/>
              <w:t>36</w:t>
            </w:r>
          </w:hyperlink>
        </w:p>
        <w:p w14:paraId="1D1F5199"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1302m92">
            <w:r>
              <w:rPr>
                <w:color w:val="000000"/>
              </w:rPr>
              <w:t>Anexo 10. Control de cambios</w:t>
            </w:r>
            <w:r>
              <w:rPr>
                <w:color w:val="000000"/>
              </w:rPr>
              <w:tab/>
              <w:t>37</w:t>
            </w:r>
          </w:hyperlink>
        </w:p>
        <w:p w14:paraId="1D1F519A"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3mzq4wv">
            <w:r>
              <w:rPr>
                <w:color w:val="000000"/>
              </w:rPr>
              <w:t>Anexo 11. Insertar salto de página</w:t>
            </w:r>
            <w:r>
              <w:rPr>
                <w:color w:val="000000"/>
              </w:rPr>
              <w:tab/>
              <w:t>39</w:t>
            </w:r>
          </w:hyperlink>
        </w:p>
        <w:p w14:paraId="1D1F519B" w14:textId="77777777" w:rsidR="00D47A5A" w:rsidRDefault="00D47A5A">
          <w:pPr>
            <w:pBdr>
              <w:top w:val="nil"/>
              <w:left w:val="nil"/>
              <w:bottom w:val="nil"/>
              <w:right w:val="nil"/>
              <w:between w:val="nil"/>
            </w:pBdr>
            <w:tabs>
              <w:tab w:val="right" w:pos="9394"/>
            </w:tabs>
            <w:spacing w:before="240" w:after="240" w:line="240" w:lineRule="auto"/>
            <w:ind w:left="238"/>
            <w:jc w:val="left"/>
            <w:rPr>
              <w:rFonts w:ascii="Calibri" w:eastAsia="Calibri" w:hAnsi="Calibri" w:cs="Calibri"/>
              <w:color w:val="000000"/>
              <w:sz w:val="22"/>
              <w:szCs w:val="22"/>
            </w:rPr>
          </w:pPr>
          <w:hyperlink w:anchor="_heading=h.2250f4o">
            <w:r>
              <w:rPr>
                <w:color w:val="000000"/>
              </w:rPr>
              <w:t>Anexo 12. Recortar y abreviar direcciones web largas</w:t>
            </w:r>
            <w:r>
              <w:rPr>
                <w:color w:val="000000"/>
              </w:rPr>
              <w:tab/>
              <w:t>40</w:t>
            </w:r>
          </w:hyperlink>
        </w:p>
        <w:p w14:paraId="1D1F519C" w14:textId="77777777" w:rsidR="00D47A5A" w:rsidRDefault="00231B44">
          <w:r>
            <w:fldChar w:fldCharType="end"/>
          </w:r>
        </w:p>
      </w:sdtContent>
    </w:sdt>
    <w:p w14:paraId="1D1F519D" w14:textId="77777777" w:rsidR="00D47A5A" w:rsidRDefault="00231B44">
      <w:pPr>
        <w:jc w:val="center"/>
        <w:rPr>
          <w:b/>
        </w:rPr>
      </w:pPr>
      <w:r>
        <w:t xml:space="preserve"> </w:t>
      </w:r>
      <w:r>
        <w:br w:type="page"/>
      </w:r>
    </w:p>
    <w:p w14:paraId="1D1F519E" w14:textId="77777777" w:rsidR="00D47A5A" w:rsidRDefault="00231B44">
      <w:pPr>
        <w:jc w:val="center"/>
        <w:rPr>
          <w:b/>
        </w:rPr>
      </w:pPr>
      <w:r>
        <w:rPr>
          <w:b/>
        </w:rPr>
        <w:lastRenderedPageBreak/>
        <w:t>Lista de tablas</w:t>
      </w:r>
    </w:p>
    <w:p w14:paraId="1D1F519F" w14:textId="77777777" w:rsidR="00D47A5A" w:rsidRDefault="00D47A5A"/>
    <w:sdt>
      <w:sdtPr>
        <w:id w:val="-1096704856"/>
        <w:docPartObj>
          <w:docPartGallery w:val="Table of Contents"/>
          <w:docPartUnique/>
        </w:docPartObj>
      </w:sdtPr>
      <w:sdtContent>
        <w:p w14:paraId="1D1F51A0" w14:textId="77777777" w:rsidR="00D47A5A" w:rsidRDefault="00231B44">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u6wntf">
            <w:r w:rsidR="00D47A5A">
              <w:rPr>
                <w:b/>
                <w:color w:val="000000"/>
              </w:rPr>
              <w:t xml:space="preserve">Tabla 1 </w:t>
            </w:r>
          </w:hyperlink>
          <w:hyperlink w:anchor="_heading=h.2u6wntf">
            <w:r w:rsidR="00D47A5A">
              <w:rPr>
                <w:color w:val="000000"/>
              </w:rPr>
              <w:t xml:space="preserve"> Resultados del test PBQ-SF (Personality Belief Questionnaire Short Form)</w:t>
            </w:r>
            <w:r w:rsidR="00D47A5A">
              <w:rPr>
                <w:color w:val="000000"/>
              </w:rPr>
              <w:tab/>
              <w:t>19</w:t>
            </w:r>
          </w:hyperlink>
        </w:p>
        <w:p w14:paraId="1D1F51A1" w14:textId="77777777" w:rsidR="00D47A5A" w:rsidRDefault="00D47A5A">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19c6y18">
            <w:r>
              <w:rPr>
                <w:b/>
                <w:color w:val="000000"/>
              </w:rPr>
              <w:t>Tabla 2</w:t>
            </w:r>
          </w:hyperlink>
          <w:hyperlink w:anchor="_heading=h.19c6y18">
            <w:r>
              <w:rPr>
                <w:color w:val="000000"/>
              </w:rPr>
              <w:t xml:space="preserve"> Características demográficas y tipo de tratamiento de hemodiálisis y diálisis peritoneal con la adherencia (SMAQ) </w:t>
            </w:r>
            <w:r>
              <w:rPr>
                <w:color w:val="000000"/>
              </w:rPr>
              <w:tab/>
              <w:t>20</w:t>
            </w:r>
          </w:hyperlink>
        </w:p>
        <w:p w14:paraId="1D1F51A2" w14:textId="77777777" w:rsidR="00D47A5A" w:rsidRDefault="00D47A5A">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3tbugp1">
            <w:r>
              <w:rPr>
                <w:b/>
                <w:color w:val="000000"/>
              </w:rPr>
              <w:t>Tabla 3</w:t>
            </w:r>
          </w:hyperlink>
          <w:hyperlink w:anchor="_heading=h.3tbugp1">
            <w:r>
              <w:rPr>
                <w:color w:val="000000"/>
              </w:rPr>
              <w:t xml:space="preserve"> Categorías de la investigación</w:t>
            </w:r>
            <w:r>
              <w:rPr>
                <w:color w:val="000000"/>
              </w:rPr>
              <w:tab/>
              <w:t>21</w:t>
            </w:r>
          </w:hyperlink>
        </w:p>
        <w:p w14:paraId="1D1F51A3" w14:textId="77777777" w:rsidR="00D47A5A" w:rsidRDefault="00231B44">
          <w:pPr>
            <w:jc w:val="center"/>
          </w:pPr>
          <w:r>
            <w:fldChar w:fldCharType="end"/>
          </w:r>
        </w:p>
      </w:sdtContent>
    </w:sdt>
    <w:p w14:paraId="1D1F51A4" w14:textId="77777777" w:rsidR="00D47A5A" w:rsidRDefault="00231B44">
      <w:pPr>
        <w:spacing w:after="160" w:line="259" w:lineRule="auto"/>
        <w:jc w:val="left"/>
      </w:pPr>
      <w:r>
        <w:br w:type="page"/>
      </w:r>
    </w:p>
    <w:p w14:paraId="1D1F51A5" w14:textId="77777777" w:rsidR="00D47A5A" w:rsidRDefault="00231B44">
      <w:pPr>
        <w:jc w:val="center"/>
        <w:rPr>
          <w:b/>
        </w:rPr>
      </w:pPr>
      <w:r>
        <w:rPr>
          <w:b/>
        </w:rPr>
        <w:lastRenderedPageBreak/>
        <w:t>Lista de figuras</w:t>
      </w:r>
    </w:p>
    <w:p w14:paraId="1D1F51A6" w14:textId="77777777" w:rsidR="00D47A5A" w:rsidRDefault="00D47A5A"/>
    <w:sdt>
      <w:sdtPr>
        <w:id w:val="1181631505"/>
        <w:docPartObj>
          <w:docPartGallery w:val="Table of Contents"/>
          <w:docPartUnique/>
        </w:docPartObj>
      </w:sdtPr>
      <w:sdtContent>
        <w:p w14:paraId="1D1F51A7" w14:textId="77777777" w:rsidR="00D47A5A" w:rsidRDefault="00231B44">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r0uhxc">
            <w:r w:rsidR="00D47A5A">
              <w:rPr>
                <w:b/>
                <w:color w:val="000000"/>
              </w:rPr>
              <w:t>Figura 1</w:t>
            </w:r>
          </w:hyperlink>
          <w:hyperlink w:anchor="_heading=h.2r0uhxc">
            <w:r w:rsidR="00D47A5A">
              <w:rPr>
                <w:color w:val="000000"/>
              </w:rPr>
              <w:t xml:space="preserve"> Portada Normas APA séptima edición 2020 en inglés</w:t>
            </w:r>
            <w:r w:rsidR="00D47A5A">
              <w:rPr>
                <w:color w:val="000000"/>
              </w:rPr>
              <w:tab/>
              <w:t>22</w:t>
            </w:r>
          </w:hyperlink>
        </w:p>
        <w:p w14:paraId="1D1F51A8" w14:textId="77777777" w:rsidR="00D47A5A" w:rsidRDefault="00D47A5A">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1664s55">
            <w:r>
              <w:rPr>
                <w:b/>
                <w:color w:val="000000"/>
              </w:rPr>
              <w:t>Figura 2</w:t>
            </w:r>
          </w:hyperlink>
          <w:hyperlink w:anchor="_heading=h.1664s55">
            <w:r>
              <w:rPr>
                <w:color w:val="000000"/>
              </w:rPr>
              <w:t xml:space="preserve"> Logo Universidad de Antioquia</w:t>
            </w:r>
            <w:r>
              <w:rPr>
                <w:color w:val="000000"/>
              </w:rPr>
              <w:tab/>
              <w:t>22</w:t>
            </w:r>
          </w:hyperlink>
        </w:p>
        <w:p w14:paraId="1D1F51A9" w14:textId="77777777" w:rsidR="00D47A5A" w:rsidRDefault="00231B44">
          <w:r>
            <w:fldChar w:fldCharType="end"/>
          </w:r>
        </w:p>
      </w:sdtContent>
    </w:sdt>
    <w:p w14:paraId="1D1F51AA" w14:textId="77777777" w:rsidR="00D47A5A" w:rsidRDefault="00D47A5A">
      <w:pPr>
        <w:pBdr>
          <w:top w:val="nil"/>
          <w:left w:val="nil"/>
          <w:bottom w:val="nil"/>
          <w:right w:val="nil"/>
          <w:between w:val="nil"/>
        </w:pBdr>
        <w:ind w:firstLine="680"/>
        <w:rPr>
          <w:color w:val="000000"/>
        </w:rPr>
      </w:pPr>
    </w:p>
    <w:p w14:paraId="1D1F51AB" w14:textId="77777777" w:rsidR="00D47A5A" w:rsidRDefault="00D47A5A"/>
    <w:p w14:paraId="1D1F51AC" w14:textId="77777777" w:rsidR="00D47A5A" w:rsidRDefault="00D47A5A"/>
    <w:p w14:paraId="1D1F51AD" w14:textId="77777777" w:rsidR="00D47A5A" w:rsidRDefault="00231B44">
      <w:pPr>
        <w:spacing w:after="160" w:line="259" w:lineRule="auto"/>
        <w:jc w:val="left"/>
      </w:pPr>
      <w:r>
        <w:br w:type="page"/>
      </w:r>
    </w:p>
    <w:p w14:paraId="1D1F51AE" w14:textId="77777777" w:rsidR="00D47A5A" w:rsidRDefault="00231B44">
      <w:pPr>
        <w:jc w:val="center"/>
        <w:rPr>
          <w:b/>
        </w:rPr>
      </w:pPr>
      <w:bookmarkStart w:id="16" w:name="_heading=h.2s8eyo1" w:colFirst="0" w:colLast="0"/>
      <w:bookmarkEnd w:id="16"/>
      <w:r>
        <w:rPr>
          <w:b/>
        </w:rPr>
        <w:lastRenderedPageBreak/>
        <w:t>Siglas, acrónimos y abreviaturas</w:t>
      </w:r>
    </w:p>
    <w:p w14:paraId="1D1F51AF" w14:textId="77777777" w:rsidR="00D47A5A" w:rsidRDefault="00D47A5A"/>
    <w:p w14:paraId="1D1F51B0" w14:textId="77777777" w:rsidR="00D47A5A" w:rsidRDefault="00231B44">
      <w:r>
        <w:rPr>
          <w:b/>
        </w:rPr>
        <w:t>APA</w:t>
      </w:r>
      <w:r>
        <w:tab/>
      </w:r>
      <w:r>
        <w:tab/>
      </w:r>
      <w:r>
        <w:tab/>
        <w:t>American Psychological Association</w:t>
      </w:r>
    </w:p>
    <w:p w14:paraId="1D1F51B1" w14:textId="77777777" w:rsidR="00D47A5A" w:rsidRDefault="00231B44">
      <w:r>
        <w:rPr>
          <w:b/>
        </w:rPr>
        <w:t>Cms.</w:t>
      </w:r>
      <w:r>
        <w:tab/>
      </w:r>
      <w:r>
        <w:tab/>
      </w:r>
      <w:r>
        <w:tab/>
        <w:t>Centímetros</w:t>
      </w:r>
    </w:p>
    <w:p w14:paraId="1D1F51B2" w14:textId="77777777" w:rsidR="00D47A5A" w:rsidRDefault="00231B44">
      <w:r>
        <w:rPr>
          <w:b/>
        </w:rPr>
        <w:t>ERIC</w:t>
      </w:r>
      <w:r>
        <w:tab/>
      </w:r>
      <w:r>
        <w:tab/>
      </w:r>
      <w:r>
        <w:tab/>
        <w:t>Education Resources Information Center</w:t>
      </w:r>
    </w:p>
    <w:p w14:paraId="1D1F51B3" w14:textId="77777777" w:rsidR="00D47A5A" w:rsidRDefault="00231B44">
      <w:r>
        <w:rPr>
          <w:b/>
        </w:rPr>
        <w:t>Esp.</w:t>
      </w:r>
      <w:r>
        <w:tab/>
      </w:r>
      <w:r>
        <w:tab/>
      </w:r>
      <w:r>
        <w:tab/>
        <w:t>Especialista</w:t>
      </w:r>
    </w:p>
    <w:p w14:paraId="1D1F51B4" w14:textId="77777777" w:rsidR="00D47A5A" w:rsidRDefault="00231B44">
      <w:r>
        <w:rPr>
          <w:b/>
        </w:rPr>
        <w:t>MP</w:t>
      </w:r>
      <w:r>
        <w:tab/>
      </w:r>
      <w:r>
        <w:tab/>
      </w:r>
      <w:r>
        <w:tab/>
        <w:t>Magistrado Ponente</w:t>
      </w:r>
    </w:p>
    <w:p w14:paraId="1D1F51B5" w14:textId="77777777" w:rsidR="00D47A5A" w:rsidRDefault="00231B44">
      <w:r>
        <w:rPr>
          <w:b/>
        </w:rPr>
        <w:t>MSc</w:t>
      </w:r>
      <w:r>
        <w:tab/>
      </w:r>
      <w:r>
        <w:tab/>
      </w:r>
      <w:r>
        <w:tab/>
        <w:t>Magister Scientiae</w:t>
      </w:r>
    </w:p>
    <w:p w14:paraId="1D1F51B6" w14:textId="77777777" w:rsidR="00D47A5A" w:rsidRPr="003E1110" w:rsidRDefault="00231B44">
      <w:pPr>
        <w:rPr>
          <w:lang w:val="en-US"/>
        </w:rPr>
      </w:pPr>
      <w:r w:rsidRPr="003E1110">
        <w:rPr>
          <w:b/>
          <w:lang w:val="en-US"/>
        </w:rPr>
        <w:t>Párr.</w:t>
      </w:r>
      <w:r w:rsidRPr="003E1110">
        <w:rPr>
          <w:lang w:val="en-US"/>
        </w:rPr>
        <w:tab/>
      </w:r>
      <w:r w:rsidRPr="003E1110">
        <w:rPr>
          <w:lang w:val="en-US"/>
        </w:rPr>
        <w:tab/>
      </w:r>
      <w:r w:rsidRPr="003E1110">
        <w:rPr>
          <w:lang w:val="en-US"/>
        </w:rPr>
        <w:tab/>
        <w:t>Párrafo</w:t>
      </w:r>
    </w:p>
    <w:p w14:paraId="1D1F51B7" w14:textId="77777777" w:rsidR="00D47A5A" w:rsidRPr="003E1110" w:rsidRDefault="00231B44">
      <w:pPr>
        <w:rPr>
          <w:lang w:val="en-US"/>
        </w:rPr>
      </w:pPr>
      <w:r w:rsidRPr="003E1110">
        <w:rPr>
          <w:b/>
          <w:lang w:val="en-US"/>
        </w:rPr>
        <w:t>PhD</w:t>
      </w:r>
      <w:r w:rsidRPr="003E1110">
        <w:rPr>
          <w:lang w:val="en-US"/>
        </w:rPr>
        <w:tab/>
      </w:r>
      <w:r w:rsidRPr="003E1110">
        <w:rPr>
          <w:lang w:val="en-US"/>
        </w:rPr>
        <w:tab/>
      </w:r>
      <w:r w:rsidRPr="003E1110">
        <w:rPr>
          <w:lang w:val="en-US"/>
        </w:rPr>
        <w:tab/>
        <w:t>Philosophiae Doctor</w:t>
      </w:r>
    </w:p>
    <w:p w14:paraId="1D1F51B8" w14:textId="77777777" w:rsidR="00D47A5A" w:rsidRPr="003E1110" w:rsidRDefault="00231B44">
      <w:pPr>
        <w:rPr>
          <w:lang w:val="en-US"/>
        </w:rPr>
      </w:pPr>
      <w:r w:rsidRPr="003E1110">
        <w:rPr>
          <w:b/>
          <w:lang w:val="en-US"/>
        </w:rPr>
        <w:t>PBQ-SF</w:t>
      </w:r>
      <w:r w:rsidRPr="003E1110">
        <w:rPr>
          <w:lang w:val="en-US"/>
        </w:rPr>
        <w:t xml:space="preserve"> </w:t>
      </w:r>
      <w:r w:rsidRPr="003E1110">
        <w:rPr>
          <w:lang w:val="en-US"/>
        </w:rPr>
        <w:tab/>
      </w:r>
      <w:r w:rsidRPr="003E1110">
        <w:rPr>
          <w:lang w:val="en-US"/>
        </w:rPr>
        <w:tab/>
        <w:t>Personality Belief Questionnaire Short Form</w:t>
      </w:r>
    </w:p>
    <w:p w14:paraId="1D1F51B9" w14:textId="77777777" w:rsidR="00D47A5A" w:rsidRDefault="00231B44">
      <w:r>
        <w:rPr>
          <w:b/>
        </w:rPr>
        <w:t>PostDoc</w:t>
      </w:r>
      <w:r>
        <w:tab/>
      </w:r>
      <w:r>
        <w:tab/>
        <w:t>PostDoctor</w:t>
      </w:r>
    </w:p>
    <w:p w14:paraId="1D1F51BA" w14:textId="77777777" w:rsidR="00D47A5A" w:rsidRDefault="00231B44">
      <w:r>
        <w:rPr>
          <w:b/>
        </w:rPr>
        <w:t>UdeA</w:t>
      </w:r>
      <w:r>
        <w:tab/>
      </w:r>
      <w:r>
        <w:tab/>
      </w:r>
      <w:r>
        <w:tab/>
        <w:t>Universidad de Antioquia</w:t>
      </w:r>
    </w:p>
    <w:p w14:paraId="1D1F51BB" w14:textId="77777777" w:rsidR="00D47A5A" w:rsidRDefault="00D47A5A"/>
    <w:p w14:paraId="1D1F51BC" w14:textId="77777777" w:rsidR="00D47A5A" w:rsidRDefault="00D47A5A"/>
    <w:p w14:paraId="1D1F51BD" w14:textId="77777777" w:rsidR="00D47A5A" w:rsidRDefault="00D47A5A"/>
    <w:p w14:paraId="1D1F51BE" w14:textId="77777777" w:rsidR="00D47A5A" w:rsidRDefault="00D47A5A"/>
    <w:p w14:paraId="1D1F51BF" w14:textId="77777777" w:rsidR="00D47A5A" w:rsidRDefault="00D47A5A"/>
    <w:p w14:paraId="1D1F51C0" w14:textId="77777777" w:rsidR="00D47A5A" w:rsidRDefault="00D47A5A"/>
    <w:p w14:paraId="1D1F51C1" w14:textId="77777777" w:rsidR="00D47A5A" w:rsidRDefault="00D47A5A"/>
    <w:p w14:paraId="1D1F51C2" w14:textId="77777777" w:rsidR="00D47A5A" w:rsidRDefault="00D47A5A"/>
    <w:p w14:paraId="1D1F51C3" w14:textId="77777777" w:rsidR="00D47A5A" w:rsidRDefault="00D47A5A"/>
    <w:p w14:paraId="1D1F51C4" w14:textId="77777777" w:rsidR="00D47A5A" w:rsidRDefault="00D47A5A"/>
    <w:p w14:paraId="1D1F51C5" w14:textId="77777777" w:rsidR="00D47A5A" w:rsidRDefault="00D47A5A"/>
    <w:p w14:paraId="1D1F51C6" w14:textId="77777777" w:rsidR="00D47A5A" w:rsidRDefault="00D47A5A"/>
    <w:p w14:paraId="1D1F51C7" w14:textId="77777777" w:rsidR="00D47A5A" w:rsidRDefault="00231B44">
      <w:pPr>
        <w:spacing w:after="160" w:line="259" w:lineRule="auto"/>
        <w:jc w:val="left"/>
        <w:rPr>
          <w:b/>
        </w:rPr>
      </w:pPr>
      <w:bookmarkStart w:id="17" w:name="_heading=h.17dp8vu" w:colFirst="0" w:colLast="0"/>
      <w:bookmarkEnd w:id="17"/>
      <w:r>
        <w:br w:type="page"/>
      </w:r>
    </w:p>
    <w:p w14:paraId="1D1F51C8" w14:textId="77777777" w:rsidR="00D47A5A" w:rsidRDefault="00231B44">
      <w:pPr>
        <w:pStyle w:val="Ttulo1"/>
      </w:pPr>
      <w:bookmarkStart w:id="18" w:name="_heading=h.3rdcrjn" w:colFirst="0" w:colLast="0"/>
      <w:bookmarkEnd w:id="18"/>
      <w:r>
        <w:lastRenderedPageBreak/>
        <w:t>Resumen</w:t>
      </w:r>
    </w:p>
    <w:p w14:paraId="1D1F51C9" w14:textId="77777777" w:rsidR="00D47A5A" w:rsidRDefault="00D47A5A">
      <w:pPr>
        <w:ind w:firstLine="708"/>
        <w:jc w:val="center"/>
      </w:pPr>
    </w:p>
    <w:p w14:paraId="1D1F51CA" w14:textId="77777777" w:rsidR="00D47A5A" w:rsidRDefault="00231B44">
      <w:r>
        <w:t>El resumen permite identificar la esencia del escrito, es un abstract. Realiza una descripción general de tu proyecto: qué se persigue, qué datos se tiene, qué estrategia se siguió para las iteraciones, que obstáculos hubo, qué resultados se obtuvieron, etc. La longitud es mínimo 150 y máximo 250 palabras.</w:t>
      </w:r>
    </w:p>
    <w:p w14:paraId="1D1F51CB" w14:textId="77777777" w:rsidR="00D47A5A" w:rsidRDefault="00D47A5A">
      <w:pPr>
        <w:rPr>
          <w:b/>
        </w:rPr>
      </w:pPr>
    </w:p>
    <w:p w14:paraId="1D1F51CC" w14:textId="77777777" w:rsidR="00D47A5A" w:rsidRDefault="00231B44">
      <w:r>
        <w:t xml:space="preserve">Incluye al final de dicha página la dirección de los repositorios </w:t>
      </w:r>
      <w:sdt>
        <w:sdtPr>
          <w:tag w:val="goog_rdk_7"/>
          <w:id w:val="-1720977835"/>
        </w:sdtPr>
        <w:sdtContent>
          <w:commentRangeStart w:id="19"/>
        </w:sdtContent>
      </w:sdt>
      <w:r>
        <w:t>GitHub</w:t>
      </w:r>
      <w:commentRangeEnd w:id="19"/>
      <w:r>
        <w:commentReference w:id="19"/>
      </w:r>
      <w:r>
        <w:t>.</w:t>
      </w:r>
    </w:p>
    <w:p w14:paraId="1D1F51CD" w14:textId="77777777" w:rsidR="00D47A5A" w:rsidRDefault="00D47A5A">
      <w:pPr>
        <w:rPr>
          <w:b/>
        </w:rPr>
      </w:pPr>
    </w:p>
    <w:p w14:paraId="1D1F51CE" w14:textId="77777777" w:rsidR="00D47A5A" w:rsidRDefault="00231B44">
      <w:pPr>
        <w:ind w:left="624"/>
      </w:pPr>
      <w:r>
        <w:rPr>
          <w:i/>
        </w:rPr>
        <w:t>Palabras clave</w:t>
      </w:r>
      <w:r>
        <w:t>:</w:t>
      </w:r>
    </w:p>
    <w:p w14:paraId="1D1F51CF" w14:textId="77777777" w:rsidR="00D47A5A" w:rsidRDefault="00231B44">
      <w:pPr>
        <w:spacing w:after="160" w:line="259" w:lineRule="auto"/>
        <w:jc w:val="left"/>
        <w:rPr>
          <w:b/>
        </w:rPr>
      </w:pPr>
      <w:r>
        <w:br w:type="page"/>
      </w:r>
    </w:p>
    <w:p w14:paraId="1D1F51D0" w14:textId="77777777" w:rsidR="00D47A5A" w:rsidRDefault="00231B44">
      <w:pPr>
        <w:pStyle w:val="Ttulo1"/>
      </w:pPr>
      <w:bookmarkStart w:id="20" w:name="_heading=h.26in1rg" w:colFirst="0" w:colLast="0"/>
      <w:bookmarkEnd w:id="20"/>
      <w:r>
        <w:lastRenderedPageBreak/>
        <w:t>Abstract</w:t>
      </w:r>
    </w:p>
    <w:p w14:paraId="1D1F51D1" w14:textId="77777777" w:rsidR="00D47A5A" w:rsidRDefault="00D47A5A"/>
    <w:p w14:paraId="1D1F51D2" w14:textId="77777777" w:rsidR="00D47A5A" w:rsidRDefault="00231B44">
      <w:r>
        <w:t>El abstract es el mismo resumen pero en idioma inglés. Conserva la misma extensión o aproximada, es decir, mínimo 150 y máximo 250 palabras.</w:t>
      </w:r>
    </w:p>
    <w:p w14:paraId="1D1F51D3" w14:textId="77777777" w:rsidR="00D47A5A" w:rsidRDefault="00D47A5A">
      <w:pPr>
        <w:ind w:firstLine="708"/>
        <w:rPr>
          <w:color w:val="FF0000"/>
        </w:rPr>
      </w:pPr>
    </w:p>
    <w:p w14:paraId="1D1F51D4" w14:textId="77777777" w:rsidR="00D47A5A" w:rsidRDefault="00231B44">
      <w:pPr>
        <w:ind w:left="624"/>
      </w:pPr>
      <w:r>
        <w:rPr>
          <w:i/>
        </w:rPr>
        <w:t>Keywords</w:t>
      </w:r>
      <w:r>
        <w:rPr>
          <w:b/>
        </w:rPr>
        <w:t>:</w:t>
      </w:r>
      <w:r>
        <w:t xml:space="preserve"> …..</w:t>
      </w:r>
    </w:p>
    <w:p w14:paraId="1D1F51D5" w14:textId="77777777" w:rsidR="00D47A5A" w:rsidRDefault="00231B44">
      <w:r>
        <w:t xml:space="preserve"> </w:t>
      </w:r>
    </w:p>
    <w:p w14:paraId="1D1F51D6" w14:textId="77777777" w:rsidR="00D47A5A" w:rsidRDefault="00231B44">
      <w:pPr>
        <w:tabs>
          <w:tab w:val="left" w:pos="6787"/>
        </w:tabs>
      </w:pPr>
      <w:r>
        <w:tab/>
      </w:r>
    </w:p>
    <w:p w14:paraId="1D1F51D7" w14:textId="77777777" w:rsidR="00D47A5A" w:rsidRDefault="00D47A5A"/>
    <w:p w14:paraId="1D1F51D8" w14:textId="77777777" w:rsidR="00D47A5A" w:rsidRDefault="00D47A5A"/>
    <w:p w14:paraId="1D1F51D9" w14:textId="77777777" w:rsidR="00D47A5A" w:rsidRDefault="00D47A5A"/>
    <w:p w14:paraId="1D1F51DA" w14:textId="77777777" w:rsidR="00D47A5A" w:rsidRDefault="00D47A5A"/>
    <w:p w14:paraId="1D1F51DB" w14:textId="77777777" w:rsidR="00D47A5A" w:rsidRDefault="00D47A5A"/>
    <w:p w14:paraId="1D1F51DC" w14:textId="77777777" w:rsidR="00D47A5A" w:rsidRDefault="00D47A5A"/>
    <w:p w14:paraId="1D1F51DD" w14:textId="77777777" w:rsidR="00D47A5A" w:rsidRDefault="00D47A5A"/>
    <w:p w14:paraId="1D1F51DE" w14:textId="77777777" w:rsidR="00D47A5A" w:rsidRDefault="00D47A5A"/>
    <w:p w14:paraId="1D1F51DF" w14:textId="77777777" w:rsidR="00D47A5A" w:rsidRDefault="00231B44">
      <w:pPr>
        <w:spacing w:after="160" w:line="259" w:lineRule="auto"/>
        <w:jc w:val="left"/>
        <w:rPr>
          <w:b/>
        </w:rPr>
      </w:pPr>
      <w:bookmarkStart w:id="21" w:name="_heading=h.lnxbz9" w:colFirst="0" w:colLast="0"/>
      <w:bookmarkEnd w:id="21"/>
      <w:r>
        <w:br w:type="page"/>
      </w:r>
    </w:p>
    <w:p w14:paraId="1D1F51E0" w14:textId="77777777" w:rsidR="00D47A5A" w:rsidRDefault="00231B44">
      <w:pPr>
        <w:pStyle w:val="Ttulo1"/>
        <w:numPr>
          <w:ilvl w:val="0"/>
          <w:numId w:val="14"/>
        </w:numPr>
      </w:pPr>
      <w:bookmarkStart w:id="22" w:name="_heading=h.35nkun2" w:colFirst="0" w:colLast="0"/>
      <w:bookmarkEnd w:id="22"/>
      <w:r>
        <w:lastRenderedPageBreak/>
        <w:t>Descripción del problema</w:t>
      </w:r>
    </w:p>
    <w:p w14:paraId="1D1F51E1" w14:textId="7D04D68C" w:rsidR="00D47A5A" w:rsidRDefault="00231B44">
      <w:pPr>
        <w:spacing w:before="240" w:after="240"/>
        <w:ind w:firstLine="720"/>
      </w:pPr>
      <w:r>
        <w:t xml:space="preserve">Una de las preocupaciones más relevantes tanto a nivel gubernamental como individual es la seguridad, y dentro de ésta, la problemática de los robos, la cual puede ser de interés tanto para locales como para visitantes de una ciudad. La analítica de datos del crimen puede representar oportunidades relevantes en este caso. Ya que, según </w:t>
      </w:r>
      <w:sdt>
        <w:sdtPr>
          <w:rPr>
            <w:color w:val="000000"/>
          </w:rPr>
          <w:tag w:val="MENDELEY_CITATION_v3_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"/>
          <w:id w:val="1329093226"/>
          <w:placeholder>
            <w:docPart w:val="DefaultPlaceholder_-1854013440"/>
          </w:placeholder>
        </w:sdtPr>
        <w:sdtContent>
          <w:r w:rsidR="007E6BA5" w:rsidRPr="007E6BA5">
            <w:rPr>
              <w:color w:val="000000"/>
            </w:rPr>
            <w:t>Amoako (2021)</w:t>
          </w:r>
        </w:sdtContent>
      </w:sdt>
      <w:r>
        <w:t>, la identificación de “puntos calientes" y de la distribución del crimen es útil para la selección</w:t>
      </w:r>
      <w:r w:rsidR="003E1110">
        <w:t xml:space="preserve"> e</w:t>
      </w:r>
      <w:r>
        <w:t xml:space="preserve"> implementación de una respuesta que pueda ser adecuada para la reducción de crímenes, y comenta a su vez, que el estudio de hurtos en zonas urbanas es esencial para que la fuerza pública pueda priorizar acciones que promuevan la prevención del crimen.</w:t>
      </w:r>
    </w:p>
    <w:p w14:paraId="1D1F51E2" w14:textId="77777777" w:rsidR="00D47A5A" w:rsidRDefault="00231B44">
      <w:pPr>
        <w:spacing w:before="240" w:after="240"/>
        <w:ind w:firstLine="720"/>
        <w:rPr>
          <w:highlight w:val="yellow"/>
        </w:rPr>
      </w:pPr>
      <w:r>
        <w:t xml:space="preserve">En este trabajo se realizan: predicciones del comportamiento futuro de los robos en la ciudad de Medellín, las cuales toman en cuenta datos relevantes a los hurtos y la presentación de una herramienta de visualización de los resultados. Es importante notar que, anteriormente ya se han realizado análisis de los hurtos en la ciudad, principalmente de los hurtos a personas, sin embargo, en este caso, además de incluirse otras modalidades de robo, se presentan visualizaciones y predicciones que puedan ser útiles para que las personas del común, empresarios y agentes gubernamentales tengan acceso a información geográfica y descriptiva clara y fácil de interpretar. </w:t>
      </w:r>
    </w:p>
    <w:p w14:paraId="1D1F51E3" w14:textId="77777777" w:rsidR="00D47A5A" w:rsidRDefault="00D47A5A">
      <w:pPr>
        <w:rPr>
          <w:b/>
        </w:rPr>
      </w:pPr>
    </w:p>
    <w:p w14:paraId="1D1F51E4" w14:textId="77777777" w:rsidR="00D47A5A" w:rsidRDefault="00231B44">
      <w:pPr>
        <w:pStyle w:val="Ttulo2"/>
        <w:numPr>
          <w:ilvl w:val="1"/>
          <w:numId w:val="13"/>
        </w:numPr>
      </w:pPr>
      <w:bookmarkStart w:id="23" w:name="_heading=h.1ksv4uv" w:colFirst="0" w:colLast="0"/>
      <w:bookmarkEnd w:id="23"/>
      <w:r>
        <w:t xml:space="preserve"> Problema de negocio</w:t>
      </w:r>
    </w:p>
    <w:p w14:paraId="1D1F51E5" w14:textId="77777777" w:rsidR="00D47A5A" w:rsidRDefault="00D47A5A">
      <w:pPr>
        <w:ind w:left="360"/>
      </w:pPr>
    </w:p>
    <w:p w14:paraId="1D1F51E6" w14:textId="2C5FC985" w:rsidR="00D47A5A" w:rsidRDefault="00231B44" w:rsidP="00AF19DE">
      <w:pPr>
        <w:pBdr>
          <w:top w:val="nil"/>
          <w:left w:val="nil"/>
          <w:bottom w:val="nil"/>
          <w:right w:val="nil"/>
          <w:between w:val="nil"/>
        </w:pBdr>
        <w:ind w:firstLine="709"/>
      </w:pPr>
      <w:r>
        <w:t xml:space="preserve">Durante el periodo comprendido entre 2016 y 2019, ha habido un crecimiento de las denuncias por hurto a personas, comenzando con </w:t>
      </w:r>
      <w:r w:rsidR="00C82C5C">
        <w:t>4</w:t>
      </w:r>
      <w:r w:rsidR="00250DBF">
        <w:t>.</w:t>
      </w:r>
      <w:r w:rsidR="00C82C5C">
        <w:t>925</w:t>
      </w:r>
      <w:r>
        <w:t xml:space="preserve"> en el 201</w:t>
      </w:r>
      <w:r w:rsidR="00C82C5C">
        <w:t>4</w:t>
      </w:r>
      <w:r>
        <w:t xml:space="preserve">, alcanzando un pico de 26.700 en 2019 y reduciéndose considerablemente en el 2020. En cuanto al hurto a establecimientos comerciales, este tuvo un crecimiento significativo entre el 2016 y 2017 con 1.831 y 4.386 respectivamente, y aunque tuvo una reducción relativamente pequeña en el año 2018 y el 2020, aumentó el valor que se declara en las denuncias. </w:t>
      </w:r>
      <w:r w:rsidR="008464D9">
        <w:t>Continuando con</w:t>
      </w:r>
      <w:r w:rsidR="006700A3">
        <w:t xml:space="preserve"> el hurto a </w:t>
      </w:r>
      <w:r w:rsidR="008B4B2F">
        <w:t>residencias</w:t>
      </w:r>
      <w:r w:rsidR="006700A3">
        <w:t xml:space="preserve">, </w:t>
      </w:r>
      <w:r w:rsidR="00AB2B07">
        <w:t>este ha aumentado desde el 2014 hasta el 20</w:t>
      </w:r>
      <w:r w:rsidR="00116E38">
        <w:t>19</w:t>
      </w:r>
      <w:r w:rsidR="00AB2B07">
        <w:t xml:space="preserve"> donde alcanza un pico de 2</w:t>
      </w:r>
      <w:r w:rsidR="008016C0">
        <w:t>.</w:t>
      </w:r>
      <w:r w:rsidR="00AB2B07">
        <w:t xml:space="preserve">010 denuncias, </w:t>
      </w:r>
      <w:r w:rsidR="00116E38">
        <w:t>sin embargo</w:t>
      </w:r>
      <w:r w:rsidR="00AF19DE">
        <w:t xml:space="preserve">, </w:t>
      </w:r>
      <w:r w:rsidR="00116E38">
        <w:t xml:space="preserve">se reduce en el año 2020 a </w:t>
      </w:r>
      <w:r w:rsidR="00AF19DE">
        <w:t>1</w:t>
      </w:r>
      <w:r w:rsidR="008016C0">
        <w:t>.</w:t>
      </w:r>
      <w:r w:rsidR="00AF19DE">
        <w:t xml:space="preserve">654. </w:t>
      </w:r>
      <w:r>
        <w:t>Seguidamente, el comportamiento de los robos de motocicletas fue relativamente variado, pero con una tendencia a la baja</w:t>
      </w:r>
      <w:r w:rsidR="00832E0B">
        <w:t xml:space="preserve">, </w:t>
      </w:r>
      <w:r w:rsidR="00D97EAE">
        <w:t xml:space="preserve">lo cual es similar al comportamiento que </w:t>
      </w:r>
      <w:r w:rsidR="00D97EAE">
        <w:lastRenderedPageBreak/>
        <w:t xml:space="preserve">mostraron los hurtos a </w:t>
      </w:r>
      <w:r w:rsidR="00832E0B">
        <w:t>e</w:t>
      </w:r>
      <w:r w:rsidR="0095409B">
        <w:t>ntidades financieras</w:t>
      </w:r>
      <w:r w:rsidR="00CA008D">
        <w:t xml:space="preserve"> </w:t>
      </w:r>
      <w:sdt>
        <w:sdtPr>
          <w:rPr>
            <w:color w:val="000000"/>
          </w:rPr>
          <w:tag w:val="MENDELEY_CITATION_v3_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"/>
          <w:id w:val="-1206718342"/>
          <w:placeholder>
            <w:docPart w:val="DefaultPlaceholder_-1854013440"/>
          </w:placeholder>
        </w:sdtPr>
        <w:sdtContent>
          <w:r w:rsidR="007E6BA5" w:rsidRPr="007E6BA5">
            <w:rPr>
              <w:color w:val="000000"/>
            </w:rPr>
            <w:t>(Medellín Cómo Vamos, 2021)</w:t>
          </w:r>
        </w:sdtContent>
      </w:sdt>
      <w:r>
        <w:t>. Adicionalmente, según</w:t>
      </w:r>
      <w:r w:rsidR="006D7AEC">
        <w:t xml:space="preserve"> </w:t>
      </w:r>
      <w:sdt>
        <w:sdtPr>
          <w:rPr>
            <w:color w:val="000000"/>
          </w:rPr>
          <w:tag w:val="MENDELEY_CITATION_v3_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"/>
          <w:id w:val="-660237613"/>
          <w:placeholder>
            <w:docPart w:val="DefaultPlaceholder_-1854013440"/>
          </w:placeholder>
        </w:sdtPr>
        <w:sdtContent>
          <w:r w:rsidR="007E6BA5" w:rsidRPr="007E6BA5">
            <w:rPr>
              <w:color w:val="000000"/>
            </w:rPr>
            <w:t>Medellín Cómo Vamos (2022)</w:t>
          </w:r>
        </w:sdtContent>
      </w:sdt>
      <w:r>
        <w:t xml:space="preserve"> en agosto del 2022 se presentó la cifra más alta en los registros de denuncias de hurto a personas, sin embargo, es necesario que se tome en cuenta a su vez el crecimiento de la población: en cuanto a la tasa de hurtos (denuncias por cada 100 mil habitantes) el mayor valor se dio en el 2019 con 665. Además, en el comunicado se presenta la siguiente pregunta: “¿La mayor cantidad de denuncias tiene que ver con el cambio de mecanismos de denuncias o tiene que ver con la victimización, es decir, la percepción de los ciudadanos sobre la inseguridad?”. En donde entra en relevancia que en los últimos años (2019 a 2021) ambos indicadores (índice de victimización y denuncias por hurto) han aumentado.</w:t>
      </w:r>
    </w:p>
    <w:p w14:paraId="1D1F51E7" w14:textId="70511AE3" w:rsidR="00D47A5A" w:rsidRDefault="00231B44">
      <w:pPr>
        <w:pBdr>
          <w:top w:val="nil"/>
          <w:left w:val="nil"/>
          <w:bottom w:val="nil"/>
          <w:right w:val="nil"/>
          <w:between w:val="nil"/>
        </w:pBdr>
        <w:ind w:firstLine="709"/>
      </w:pPr>
      <w:r>
        <w:t xml:space="preserve">Seguidamente, en una noticia del periódico </w:t>
      </w:r>
      <w:sdt>
        <w:sdtPr>
          <w:rPr>
            <w:color w:val="000000"/>
          </w:rPr>
          <w:tag w:val="MENDELEY_CITATION_v3_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"/>
          <w:id w:val="-1306622034"/>
          <w:placeholder>
            <w:docPart w:val="DefaultPlaceholder_-1854013440"/>
          </w:placeholder>
        </w:sdtPr>
        <w:sdtContent>
          <w:r w:rsidR="007E6BA5" w:rsidRPr="007E6BA5">
            <w:rPr>
              <w:color w:val="000000"/>
            </w:rPr>
            <w:t xml:space="preserve">El Colombiano </w:t>
          </w:r>
          <w:r w:rsidR="00171A03">
            <w:rPr>
              <w:color w:val="000000"/>
            </w:rPr>
            <w:t>(</w:t>
          </w:r>
          <w:r w:rsidR="007E6BA5" w:rsidRPr="007E6BA5">
            <w:rPr>
              <w:color w:val="000000"/>
            </w:rPr>
            <w:t>2023)</w:t>
          </w:r>
        </w:sdtContent>
      </w:sdt>
      <w:r w:rsidR="00033CB5">
        <w:rPr>
          <w:color w:val="000000"/>
        </w:rPr>
        <w:t>,</w:t>
      </w:r>
      <w:r w:rsidR="00A41B41">
        <w:t xml:space="preserve"> </w:t>
      </w:r>
      <w:r>
        <w:t>donde se narran las declaraciones del personero de Bogotá y presidente de Procapitales, Julián Enrique Pinilla, éste comenta que en Colombia el 80% de los hurtos sucede en las principales ciudades: Bogotá ocupa el primer lugar en denuncias al día (125), seguido por Medellín (85), Cali (70), Barranquilla (38) y Bucaramanga (25). Igualmente, el personero menciona que la forma de contrarrestar la inseguridad debe tomar en cuenta tanto el incremento de la fuerza pública, como del uso de tecnologías, la generación de un entorno seguro y una evaluación constante de las políticas públicas dada la naturaleza cambiante del fenómeno.</w:t>
      </w:r>
    </w:p>
    <w:p w14:paraId="1D1F51E8" w14:textId="2B08A6AB" w:rsidR="00D47A5A" w:rsidRDefault="00231B44">
      <w:pPr>
        <w:pBdr>
          <w:top w:val="nil"/>
          <w:left w:val="nil"/>
          <w:bottom w:val="nil"/>
          <w:right w:val="nil"/>
          <w:between w:val="nil"/>
        </w:pBdr>
        <w:ind w:firstLine="709"/>
      </w:pPr>
      <w:r>
        <w:t xml:space="preserve">Tomando en cuenta lo anterior, aunque ha habido ciertas mejoras en los indicadores, las cifras demuestran que la inseguridad sigue siendo una problemática importante en la ciudad y que ésta es concerniente a todos los miembros de la sociedad. En cuanto a las posibles soluciones, existen distintas formas de abordarlas, ya sea desde un enfoque reactivo como desde uno proactivo. Desde esta última perspectiva, es relevante que los ciudadanos y los hacedores de política tengan información clara y concisa que </w:t>
      </w:r>
      <w:r w:rsidR="00380716">
        <w:t>pueda</w:t>
      </w:r>
      <w:r>
        <w:t xml:space="preserve"> se</w:t>
      </w:r>
      <w:r w:rsidR="00380716">
        <w:t>r</w:t>
      </w:r>
      <w:r>
        <w:t xml:space="preserve"> útil para la toma de decisiones y para llevar un accionar desde la prevención y la preparación.</w:t>
      </w:r>
    </w:p>
    <w:p w14:paraId="1D1F51E9" w14:textId="77777777" w:rsidR="00D47A5A" w:rsidRDefault="00D47A5A">
      <w:pPr>
        <w:rPr>
          <w:b/>
        </w:rPr>
      </w:pPr>
    </w:p>
    <w:p w14:paraId="1D1F51EA" w14:textId="77777777" w:rsidR="00D47A5A" w:rsidRDefault="00231B44">
      <w:pPr>
        <w:pStyle w:val="Ttulo2"/>
        <w:numPr>
          <w:ilvl w:val="1"/>
          <w:numId w:val="13"/>
        </w:numPr>
      </w:pPr>
      <w:bookmarkStart w:id="24" w:name="_heading=h.44sinio" w:colFirst="0" w:colLast="0"/>
      <w:bookmarkEnd w:id="24"/>
      <w:r>
        <w:t xml:space="preserve"> Aproximación desde la analítica de datos </w:t>
      </w:r>
    </w:p>
    <w:p w14:paraId="1D1F51EB" w14:textId="77777777" w:rsidR="00D47A5A" w:rsidRDefault="00D47A5A">
      <w:pPr>
        <w:pBdr>
          <w:top w:val="nil"/>
          <w:left w:val="nil"/>
          <w:bottom w:val="nil"/>
          <w:right w:val="nil"/>
          <w:between w:val="nil"/>
        </w:pBdr>
        <w:rPr>
          <w:color w:val="000000"/>
        </w:rPr>
      </w:pPr>
      <w:bookmarkStart w:id="25" w:name="_heading=h.2jxsxqh" w:colFirst="0" w:colLast="0"/>
      <w:bookmarkEnd w:id="25"/>
    </w:p>
    <w:p w14:paraId="1D1F51EC" w14:textId="1895BAD0" w:rsidR="00D47A5A" w:rsidRDefault="00231B44">
      <w:pPr>
        <w:pBdr>
          <w:top w:val="nil"/>
          <w:left w:val="nil"/>
          <w:bottom w:val="nil"/>
          <w:right w:val="nil"/>
          <w:between w:val="nil"/>
        </w:pBdr>
        <w:ind w:firstLine="709"/>
      </w:pPr>
      <w:bookmarkStart w:id="26" w:name="_heading=h.9vo9nt702r27" w:colFirst="0" w:colLast="0"/>
      <w:bookmarkEnd w:id="26"/>
      <w:r>
        <w:t xml:space="preserve">Para conocer a detalle y brindar una herramienta que ayude en la problemática de los hurtos en Medellín, se propone desarrollar un sistema interactivo de visualización de datos que permita entender el comportamiento histórico y futuro de los distintos tipos de hurtos. La solución combina </w:t>
      </w:r>
      <w:r>
        <w:lastRenderedPageBreak/>
        <w:t xml:space="preserve">técnicas de </w:t>
      </w:r>
      <w:r w:rsidR="00DD6DC7">
        <w:t>M</w:t>
      </w:r>
      <w:r>
        <w:t xml:space="preserve">achine </w:t>
      </w:r>
      <w:r w:rsidR="00DD6DC7">
        <w:t>L</w:t>
      </w:r>
      <w:r>
        <w:t>earning y visualización de datos para predecir y analizar la ocurrencia de hurtos en diferentes zonas de la ciudad y estos resultados se presenta</w:t>
      </w:r>
      <w:r w:rsidR="00C56824">
        <w:t>n</w:t>
      </w:r>
      <w:r>
        <w:t xml:space="preserve"> de forma accesible y comprensible.</w:t>
      </w:r>
    </w:p>
    <w:p w14:paraId="1D1F51ED" w14:textId="22CD30D5" w:rsidR="00D47A5A" w:rsidRDefault="00231B44">
      <w:pPr>
        <w:pBdr>
          <w:top w:val="nil"/>
          <w:left w:val="nil"/>
          <w:bottom w:val="nil"/>
          <w:right w:val="nil"/>
          <w:between w:val="nil"/>
        </w:pBdr>
        <w:ind w:firstLine="709"/>
      </w:pPr>
      <w:bookmarkStart w:id="27" w:name="_heading=h.c83pcyxgfkyj" w:colFirst="0" w:colLast="0"/>
      <w:bookmarkEnd w:id="27"/>
      <w:r>
        <w:t xml:space="preserve">Este proyecto busca identificar patrones temporales y espaciales de la frecuencia de hurtos en la ciudad de Medellín que posibiliten su análisis. Luego, se continúa con la predicción del comportamiento de los hurtos en futuros meses utilizando técnicas de </w:t>
      </w:r>
      <w:r w:rsidR="00210623">
        <w:t>M</w:t>
      </w:r>
      <w:r>
        <w:t xml:space="preserve">achine </w:t>
      </w:r>
      <w:r w:rsidR="00210623">
        <w:t>L</w:t>
      </w:r>
      <w:r>
        <w:t>earning. Y a partir de estos análisis se construyen visualizaciones que ayudan a comprender el comportamiento de los hurtos, permitiendo una toma de decisiones informada.</w:t>
      </w:r>
    </w:p>
    <w:p w14:paraId="1D1F51EE" w14:textId="6D3B4FF9" w:rsidR="00D47A5A" w:rsidRDefault="00231B44">
      <w:pPr>
        <w:pBdr>
          <w:top w:val="nil"/>
          <w:left w:val="nil"/>
          <w:bottom w:val="nil"/>
          <w:right w:val="nil"/>
          <w:between w:val="nil"/>
        </w:pBdr>
        <w:ind w:firstLine="709"/>
      </w:pPr>
      <w:bookmarkStart w:id="28" w:name="_heading=h.1uklpcwozhz" w:colFirst="0" w:colLast="0"/>
      <w:bookmarkEnd w:id="28"/>
      <w:r>
        <w:t xml:space="preserve">En cuanto a las limitaciones del proyecto, es necesario tomar en cuenta que la calidad y precisión de los modelos depende exclusivamente de la veracidad y cantidad de los datos disponibles para el periodo de análisis. Además, los resultados del proyecto están pensados para ser una herramienta de análisis y para la </w:t>
      </w:r>
      <w:r w:rsidR="00710D70">
        <w:t xml:space="preserve">posible </w:t>
      </w:r>
      <w:r>
        <w:t>toma de decisiones que puedan impactar la problemática, sin embargo, no pretende ser una herramienta de monitoreo de los hurtos, ni para la realización de alertas en tiempo real.</w:t>
      </w:r>
    </w:p>
    <w:p w14:paraId="1D1F51EF" w14:textId="77777777" w:rsidR="00D47A5A" w:rsidRDefault="00D47A5A">
      <w:pPr>
        <w:rPr>
          <w:b/>
        </w:rPr>
      </w:pPr>
    </w:p>
    <w:p w14:paraId="1D1F51F0" w14:textId="77777777" w:rsidR="00D47A5A" w:rsidRDefault="00231B44">
      <w:pPr>
        <w:pStyle w:val="Ttulo2"/>
        <w:numPr>
          <w:ilvl w:val="1"/>
          <w:numId w:val="13"/>
        </w:numPr>
      </w:pPr>
      <w:bookmarkStart w:id="29" w:name="_heading=h.z337ya" w:colFirst="0" w:colLast="0"/>
      <w:bookmarkEnd w:id="29"/>
      <w:r>
        <w:t xml:space="preserve"> Origen de los datos</w:t>
      </w:r>
    </w:p>
    <w:p w14:paraId="1D1F51F1" w14:textId="77777777" w:rsidR="00D47A5A" w:rsidRDefault="00D47A5A">
      <w:pPr>
        <w:ind w:left="360"/>
      </w:pPr>
    </w:p>
    <w:p w14:paraId="1D1F51F2" w14:textId="75F83C52" w:rsidR="00D47A5A" w:rsidRDefault="00231B44">
      <w:pPr>
        <w:ind w:firstLine="709"/>
      </w:pPr>
      <w:r>
        <w:t xml:space="preserve">Los datos originales provienen del sitio web oficial gubernamental </w:t>
      </w:r>
      <w:sdt>
        <w:sdtPr>
          <w:rPr>
            <w:color w:val="000000"/>
          </w:rPr>
          <w:tag w:val="MENDELEY_CITATION_v3_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"/>
          <w:id w:val="1955828693"/>
          <w:placeholder>
            <w:docPart w:val="DefaultPlaceholder_-1854013440"/>
          </w:placeholder>
        </w:sdtPr>
        <w:sdtContent>
          <w:r w:rsidR="007E6BA5" w:rsidRPr="007E6BA5">
            <w:rPr>
              <w:color w:val="000000"/>
            </w:rPr>
            <w:t>Medata (s. f.)</w:t>
          </w:r>
        </w:sdtContent>
      </w:sdt>
      <w:r w:rsidR="00FB1F8B">
        <w:t>, perteneciente a la Alcaldía de Medellín.</w:t>
      </w:r>
      <w:r>
        <w:t xml:space="preserve"> Estos datos contienen variables claves para la problemática de hurtos en la ciudad de Medellín, como lo son: el tipo de hurto, características de la persona hurtada y del hecho, su ubicación y fechas. Los datos se pueden extraer directamente del sitio web mediante su url de descarga.</w:t>
      </w:r>
    </w:p>
    <w:p w14:paraId="1D1F51F3" w14:textId="77777777" w:rsidR="00D47A5A" w:rsidRDefault="00D47A5A">
      <w:pPr>
        <w:pBdr>
          <w:top w:val="nil"/>
          <w:left w:val="nil"/>
          <w:bottom w:val="nil"/>
          <w:right w:val="nil"/>
          <w:between w:val="nil"/>
        </w:pBdr>
        <w:ind w:firstLine="709"/>
        <w:rPr>
          <w:color w:val="000000"/>
        </w:rPr>
      </w:pPr>
    </w:p>
    <w:p w14:paraId="1D1F51F4" w14:textId="77777777" w:rsidR="00D47A5A" w:rsidRDefault="00231B44">
      <w:pPr>
        <w:pStyle w:val="Ttulo2"/>
        <w:numPr>
          <w:ilvl w:val="1"/>
          <w:numId w:val="13"/>
        </w:numPr>
      </w:pPr>
      <w:bookmarkStart w:id="30" w:name="_heading=h.3j2qqm3" w:colFirst="0" w:colLast="0"/>
      <w:bookmarkEnd w:id="30"/>
      <w:r>
        <w:t xml:space="preserve"> Métricas de desempeño</w:t>
      </w:r>
    </w:p>
    <w:p w14:paraId="1D1F51F5" w14:textId="77777777" w:rsidR="00D47A5A" w:rsidRDefault="00D47A5A">
      <w:pPr>
        <w:ind w:left="360"/>
      </w:pPr>
    </w:p>
    <w:p w14:paraId="485D8BE7" w14:textId="3168A891" w:rsidR="001754D6" w:rsidRDefault="009C58F4" w:rsidP="001754D6">
      <w:pPr>
        <w:spacing w:after="160"/>
        <w:ind w:firstLine="720"/>
      </w:pPr>
      <w:bookmarkStart w:id="31" w:name="_heading=h.1y810tw" w:colFirst="0" w:colLast="0"/>
      <w:bookmarkEnd w:id="31"/>
      <w:r>
        <w:t>El rendimiento de los modelos de regresión estimados para la predicción se evalúa tanto desde su desempeño medido a partir del valor del R cuadrado,</w:t>
      </w:r>
      <w:r w:rsidR="003114A4">
        <w:t xml:space="preserve"> </w:t>
      </w:r>
      <w:r>
        <w:t xml:space="preserve">como desde la medición de los errores de </w:t>
      </w:r>
      <w:r w:rsidR="0067585E">
        <w:t>estos</w:t>
      </w:r>
      <w:r>
        <w:t xml:space="preserve">. Seguidamente, respecto a estos últimos, </w:t>
      </w:r>
      <w:sdt>
        <w:sdtPr>
          <w:rPr>
            <w:color w:val="000000"/>
          </w:rPr>
          <w:tag w:val="MENDELEY_CITATION_v3_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"/>
          <w:id w:val="1841420587"/>
          <w:placeholder>
            <w:docPart w:val="DefaultPlaceholder_-1854013440"/>
          </w:placeholder>
        </w:sdtPr>
        <w:sdtContent>
          <w:r w:rsidR="007E6BA5" w:rsidRPr="007E6BA5">
            <w:rPr>
              <w:color w:val="000000"/>
            </w:rPr>
            <w:t>Botchkarev (2019)</w:t>
          </w:r>
        </w:sdtContent>
      </w:sdt>
      <w:r w:rsidR="00CE2094">
        <w:rPr>
          <w:color w:val="000000"/>
        </w:rPr>
        <w:t xml:space="preserve"> </w:t>
      </w:r>
      <w:r>
        <w:t xml:space="preserve">encontró que las métricas más comúnmente utilizadas para medir los errores en algoritmos de regresión en Machine Learning según las encuestas son: error cuadrático medio (MSE) o la raíz del error cuadrático </w:t>
      </w:r>
      <w:r>
        <w:lastRenderedPageBreak/>
        <w:t xml:space="preserve">medio (RSME), error absoluto medio (MAE) y el error porcentual absoluto medio (MAPE). En suma, trabajos similares usan MAE </w:t>
      </w:r>
      <w:sdt>
        <w:sdtPr>
          <w:rPr>
            <w:color w:val="000000"/>
          </w:rPr>
          <w:tag w:val="MENDELEY_CITATION_v3_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"/>
          <w:id w:val="1820922676"/>
          <w:placeholder>
            <w:docPart w:val="DefaultPlaceholder_-1854013440"/>
          </w:placeholder>
        </w:sdtPr>
        <w:sdtContent>
          <w:r w:rsidR="007E6BA5" w:rsidRPr="007E6BA5">
            <w:rPr>
              <w:color w:val="000000"/>
            </w:rPr>
            <w:t>(Arboleda Colorado, 2023</w:t>
          </w:r>
        </w:sdtContent>
      </w:sdt>
      <w:r w:rsidR="00F558C2">
        <w:rPr>
          <w:color w:val="000000"/>
        </w:rPr>
        <w:t xml:space="preserve">; </w:t>
      </w:r>
      <w:sdt>
        <w:sdtPr>
          <w:rPr>
            <w:color w:val="000000"/>
          </w:rPr>
          <w:tag w:val="MENDELEY_CITATION_v3_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"/>
          <w:id w:val="1718239606"/>
          <w:placeholder>
            <w:docPart w:val="DefaultPlaceholder_-1854013440"/>
          </w:placeholder>
        </w:sdtPr>
        <w:sdtContent>
          <w:r w:rsidR="007E6BA5" w:rsidRPr="007E6BA5">
            <w:rPr>
              <w:color w:val="000000"/>
            </w:rPr>
            <w:t>Puentes Bolivar, 2023)</w:t>
          </w:r>
        </w:sdtContent>
      </w:sdt>
      <w:r>
        <w:t xml:space="preserve">, RSME </w:t>
      </w:r>
      <w:sdt>
        <w:sdtPr>
          <w:rPr>
            <w:color w:val="000000"/>
          </w:rPr>
          <w:tag w:val="MENDELEY_CITATION_v3_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"/>
          <w:id w:val="-1517691356"/>
          <w:placeholder>
            <w:docPart w:val="DefaultPlaceholder_-1854013440"/>
          </w:placeholder>
        </w:sdtPr>
        <w:sdtContent>
          <w:r w:rsidR="007E6BA5" w:rsidRPr="007E6BA5">
            <w:rPr>
              <w:color w:val="000000"/>
            </w:rPr>
            <w:t>(Puentes Bolivar, 2023</w:t>
          </w:r>
        </w:sdtContent>
      </w:sdt>
      <w:r>
        <w:t xml:space="preserve">; </w:t>
      </w:r>
      <w:sdt>
        <w:sdtPr>
          <w:rPr>
            <w:color w:val="000000"/>
          </w:rPr>
          <w:tag w:val="MENDELEY_CITATION_v3_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"/>
          <w:id w:val="-290053333"/>
          <w:placeholder>
            <w:docPart w:val="DefaultPlaceholder_-1854013440"/>
          </w:placeholder>
        </w:sdtPr>
        <w:sdtContent>
          <w:r w:rsidR="007E6BA5" w:rsidRPr="007E6BA5">
            <w:rPr>
              <w:color w:val="000000"/>
            </w:rPr>
            <w:t>Bernal-Urrutia, 2023)</w:t>
          </w:r>
        </w:sdtContent>
      </w:sdt>
      <w:r>
        <w:t xml:space="preserve"> y MSE </w:t>
      </w:r>
      <w:sdt>
        <w:sdtPr>
          <w:rPr>
            <w:color w:val="000000"/>
          </w:rPr>
          <w:tag w:val="MENDELEY_CITATION_v3_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"/>
          <w:id w:val="1991746720"/>
          <w:placeholder>
            <w:docPart w:val="DefaultPlaceholder_-1854013440"/>
          </w:placeholder>
        </w:sdtPr>
        <w:sdtContent>
          <w:r w:rsidR="007E6BA5" w:rsidRPr="007E6BA5">
            <w:rPr>
              <w:color w:val="000000"/>
            </w:rPr>
            <w:t>(Bernal-Urrutia, 2023)</w:t>
          </w:r>
        </w:sdtContent>
      </w:sdt>
      <w:r w:rsidR="00AF14AF">
        <w:t>.</w:t>
      </w:r>
      <w:r w:rsidR="006C266B">
        <w:t xml:space="preserve"> Por lo tanto, en este trabajo se toman en cuenta las siguientes métricas para medir los errores de los modelos: </w:t>
      </w:r>
      <w:r w:rsidR="00BC0628">
        <w:t>MSE, RSME y MAE.</w:t>
      </w:r>
    </w:p>
    <w:p w14:paraId="3BC397F0" w14:textId="265F5E14" w:rsidR="001754D6" w:rsidRDefault="000A6CBE" w:rsidP="001754D6">
      <w:pPr>
        <w:spacing w:after="160"/>
        <w:ind w:firstLine="720"/>
      </w:pPr>
      <w:r>
        <w:t>Para el caso del presente trabajo, tomando en cuenta que se estiman varios modelos de predicción, no se toma</w:t>
      </w:r>
      <w:r w:rsidR="009352F7">
        <w:t xml:space="preserve"> como referencia</w:t>
      </w:r>
      <w:r>
        <w:t xml:space="preserve"> valores </w:t>
      </w:r>
      <w:r w:rsidR="00A70D9D">
        <w:t xml:space="preserve">específicos del R cuadrado y de las métricas asociadas a los errores, sino que </w:t>
      </w:r>
      <w:r w:rsidR="00801437">
        <w:t>se toma</w:t>
      </w:r>
      <w:r w:rsidR="00A70D9D">
        <w:t xml:space="preserve"> en cuenta el modelo con el mayor </w:t>
      </w:r>
      <w:r w:rsidR="001C1CBF">
        <w:t>valor en la primer métrica y los menores valores en las</w:t>
      </w:r>
      <w:r w:rsidR="00801437">
        <w:t xml:space="preserve"> segundas.</w:t>
      </w:r>
    </w:p>
    <w:p w14:paraId="1D1F51F7" w14:textId="228B13FD" w:rsidR="00D47A5A" w:rsidRDefault="00231B44">
      <w:pPr>
        <w:spacing w:after="160"/>
        <w:ind w:firstLine="720"/>
      </w:pPr>
      <w:bookmarkStart w:id="32" w:name="_heading=h.2hj0nb34i29e" w:colFirst="0" w:colLast="0"/>
      <w:bookmarkEnd w:id="32"/>
      <w:r>
        <w:t xml:space="preserve"> Desde una visión más global y desde el punto de vista de negocio, no se busca impactar un número determinado de personas o como tal el número de denuncias que se realizan y de las cuales se alimenta la base de datos, sino presentar los resultados de tal forma que puedan ser útiles para el público en general y estos lo usen para la toma de decisiones dependiendo de su contexto.</w:t>
      </w:r>
    </w:p>
    <w:p w14:paraId="1D1F51F8" w14:textId="77777777" w:rsidR="00D47A5A" w:rsidRDefault="00231B44">
      <w:pPr>
        <w:spacing w:after="160" w:line="259" w:lineRule="auto"/>
        <w:jc w:val="left"/>
        <w:rPr>
          <w:color w:val="2B579A"/>
        </w:rPr>
      </w:pPr>
      <w:bookmarkStart w:id="33" w:name="_heading=h.82cua46nosrg" w:colFirst="0" w:colLast="0"/>
      <w:bookmarkEnd w:id="33"/>
      <w:r>
        <w:br w:type="page"/>
      </w:r>
    </w:p>
    <w:p w14:paraId="1D1F51F9" w14:textId="77777777" w:rsidR="00D47A5A" w:rsidRDefault="00231B44">
      <w:pPr>
        <w:pStyle w:val="Ttulo1"/>
        <w:numPr>
          <w:ilvl w:val="0"/>
          <w:numId w:val="13"/>
        </w:numPr>
      </w:pPr>
      <w:bookmarkStart w:id="34" w:name="_heading=h.4i7ojhp" w:colFirst="0" w:colLast="0"/>
      <w:bookmarkEnd w:id="34"/>
      <w:r>
        <w:lastRenderedPageBreak/>
        <w:t>Objetivos</w:t>
      </w:r>
    </w:p>
    <w:p w14:paraId="1D1F51FA" w14:textId="77777777" w:rsidR="00D47A5A" w:rsidRDefault="00D47A5A">
      <w:pPr>
        <w:rPr>
          <w:b/>
        </w:rPr>
      </w:pPr>
    </w:p>
    <w:p w14:paraId="1D1F51FB" w14:textId="77777777" w:rsidR="00D47A5A" w:rsidRDefault="00231B44">
      <w:pPr>
        <w:pStyle w:val="Ttulo2"/>
        <w:numPr>
          <w:ilvl w:val="1"/>
          <w:numId w:val="13"/>
        </w:numPr>
      </w:pPr>
      <w:bookmarkStart w:id="35" w:name="_heading=h.2xcytpi" w:colFirst="0" w:colLast="0"/>
      <w:bookmarkEnd w:id="35"/>
      <w:r>
        <w:t>Objetivo general</w:t>
      </w:r>
    </w:p>
    <w:p w14:paraId="1D1F51FC" w14:textId="77777777" w:rsidR="00D47A5A" w:rsidRDefault="00D47A5A">
      <w:bookmarkStart w:id="36" w:name="_heading=h.7n3a5jbn4cn9" w:colFirst="0" w:colLast="0"/>
      <w:bookmarkEnd w:id="36"/>
    </w:p>
    <w:p w14:paraId="1D1F51FD" w14:textId="77777777" w:rsidR="00D47A5A" w:rsidRDefault="00231B44">
      <w:pPr>
        <w:ind w:firstLine="708"/>
      </w:pPr>
      <w:bookmarkStart w:id="37" w:name="_heading=h.66bgulpyev8q" w:colFirst="0" w:colLast="0"/>
      <w:bookmarkEnd w:id="37"/>
      <w:r>
        <w:t>Desarrollar un modelo predictivo para el análisis del comportamiento de los hurtos en la ciudad de Medellín, de tal forma que se obtenga un producto visible y útil para el público en general y los distintos grupos de interés, que posibilite la comprensión intuitiva de las tendencias y de la distribución geográfica de los robos en la ciudad.</w:t>
      </w:r>
    </w:p>
    <w:p w14:paraId="1D1F51FE" w14:textId="77777777" w:rsidR="00D47A5A" w:rsidRDefault="00D47A5A">
      <w:pPr>
        <w:ind w:firstLine="708"/>
      </w:pPr>
    </w:p>
    <w:p w14:paraId="1D1F51FF" w14:textId="77777777" w:rsidR="00D47A5A" w:rsidRDefault="00231B44">
      <w:pPr>
        <w:pStyle w:val="Ttulo2"/>
        <w:numPr>
          <w:ilvl w:val="1"/>
          <w:numId w:val="13"/>
        </w:numPr>
        <w:rPr>
          <w:b w:val="0"/>
        </w:rPr>
      </w:pPr>
      <w:bookmarkStart w:id="38" w:name="_heading=h.3whwml4" w:colFirst="0" w:colLast="0"/>
      <w:bookmarkEnd w:id="38"/>
      <w:r>
        <w:t>Objetivos específicos</w:t>
      </w:r>
    </w:p>
    <w:p w14:paraId="1D1F5200" w14:textId="77777777" w:rsidR="00D47A5A" w:rsidRDefault="00D47A5A">
      <w:pPr>
        <w:jc w:val="left"/>
        <w:rPr>
          <w:b/>
          <w:color w:val="2B579A"/>
        </w:rPr>
      </w:pPr>
    </w:p>
    <w:p w14:paraId="1D1F5201" w14:textId="57F8C78C" w:rsidR="00D47A5A" w:rsidRDefault="00231B44">
      <w:pPr>
        <w:numPr>
          <w:ilvl w:val="0"/>
          <w:numId w:val="9"/>
        </w:numPr>
        <w:pBdr>
          <w:top w:val="nil"/>
          <w:left w:val="nil"/>
          <w:bottom w:val="nil"/>
          <w:right w:val="nil"/>
          <w:between w:val="nil"/>
        </w:pBdr>
        <w:ind w:left="360"/>
        <w:rPr>
          <w:b/>
        </w:rPr>
      </w:pPr>
      <w:r>
        <w:t xml:space="preserve">Extraer y preparar los datos de hurtos en la ciudad de Medellín entre los periodos de enero de 2003 a marzo de 2023, tal que se posibilite su utilización para </w:t>
      </w:r>
      <w:r w:rsidR="00E378E6">
        <w:t>analítica</w:t>
      </w:r>
      <w:r>
        <w:t xml:space="preserve"> descriptiva y predictiva.</w:t>
      </w:r>
    </w:p>
    <w:p w14:paraId="1D1F5202" w14:textId="5304AC27" w:rsidR="00D47A5A" w:rsidRDefault="00231B44">
      <w:pPr>
        <w:numPr>
          <w:ilvl w:val="0"/>
          <w:numId w:val="9"/>
        </w:numPr>
        <w:pBdr>
          <w:top w:val="nil"/>
          <w:left w:val="nil"/>
          <w:bottom w:val="nil"/>
          <w:right w:val="nil"/>
          <w:between w:val="nil"/>
        </w:pBdr>
        <w:ind w:left="360"/>
        <w:rPr>
          <w:b/>
        </w:rPr>
      </w:pPr>
      <w:r>
        <w:t xml:space="preserve">Analizar las tendencias y patrones en el </w:t>
      </w:r>
      <w:r w:rsidR="007C4B06">
        <w:t>d</w:t>
      </w:r>
      <w:r>
        <w:t>ataset que ayuden a comprender la dinámica de los datos y conocer el comportamiento de los hurtos en la ciudad.</w:t>
      </w:r>
    </w:p>
    <w:p w14:paraId="1D1F5203" w14:textId="77777777" w:rsidR="00D47A5A" w:rsidRDefault="00231B44">
      <w:pPr>
        <w:numPr>
          <w:ilvl w:val="0"/>
          <w:numId w:val="9"/>
        </w:numPr>
        <w:pBdr>
          <w:top w:val="nil"/>
          <w:left w:val="nil"/>
          <w:bottom w:val="nil"/>
          <w:right w:val="nil"/>
          <w:between w:val="nil"/>
        </w:pBdr>
        <w:ind w:left="360"/>
        <w:rPr>
          <w:b/>
        </w:rPr>
      </w:pPr>
      <w:r>
        <w:t>Implementar y analizar modelos predictivos entrenados con los datos históricos de hurtos que posibiliten la realización de predicciones sobre eventos futuros y su posible radio ubicación.</w:t>
      </w:r>
    </w:p>
    <w:p w14:paraId="1D1F5204" w14:textId="77777777" w:rsidR="00D47A5A" w:rsidRDefault="00231B44">
      <w:pPr>
        <w:numPr>
          <w:ilvl w:val="0"/>
          <w:numId w:val="9"/>
        </w:numPr>
        <w:pBdr>
          <w:top w:val="nil"/>
          <w:left w:val="nil"/>
          <w:bottom w:val="nil"/>
          <w:right w:val="nil"/>
          <w:between w:val="nil"/>
        </w:pBdr>
        <w:ind w:left="360"/>
        <w:rPr>
          <w:b/>
        </w:rPr>
      </w:pPr>
      <w:r>
        <w:t>Seleccionar los modelos de mejor rendimiento que permitan representar gráficamente los resultados, para facilitar su posterior análisis y publicación.</w:t>
      </w:r>
    </w:p>
    <w:p w14:paraId="1D1F5205" w14:textId="77777777" w:rsidR="00D47A5A" w:rsidRDefault="00D47A5A">
      <w:pPr>
        <w:jc w:val="left"/>
        <w:rPr>
          <w:b/>
        </w:rPr>
      </w:pPr>
    </w:p>
    <w:p w14:paraId="1D1F5206" w14:textId="77777777" w:rsidR="00D47A5A" w:rsidRDefault="00D47A5A">
      <w:pPr>
        <w:jc w:val="center"/>
        <w:rPr>
          <w:b/>
        </w:rPr>
      </w:pPr>
    </w:p>
    <w:p w14:paraId="1D1F5207" w14:textId="77777777" w:rsidR="00D47A5A" w:rsidRDefault="00231B44">
      <w:pPr>
        <w:spacing w:after="160" w:line="259" w:lineRule="auto"/>
        <w:jc w:val="left"/>
        <w:rPr>
          <w:b/>
        </w:rPr>
      </w:pPr>
      <w:r>
        <w:br w:type="page"/>
      </w:r>
    </w:p>
    <w:p w14:paraId="1D1F5208" w14:textId="77777777" w:rsidR="00D47A5A" w:rsidRDefault="00231B44">
      <w:pPr>
        <w:pStyle w:val="Ttulo1"/>
        <w:numPr>
          <w:ilvl w:val="0"/>
          <w:numId w:val="13"/>
        </w:numPr>
      </w:pPr>
      <w:bookmarkStart w:id="39" w:name="_heading=h.2bn6wsx" w:colFirst="0" w:colLast="0"/>
      <w:bookmarkEnd w:id="39"/>
      <w:r>
        <w:lastRenderedPageBreak/>
        <w:t>Datos</w:t>
      </w:r>
    </w:p>
    <w:p w14:paraId="1D1F5209" w14:textId="77777777" w:rsidR="00D47A5A" w:rsidRDefault="00D47A5A"/>
    <w:p w14:paraId="1D1F520A" w14:textId="77777777" w:rsidR="00D47A5A" w:rsidRDefault="00231B44">
      <w:pPr>
        <w:pStyle w:val="Ttulo2"/>
        <w:numPr>
          <w:ilvl w:val="1"/>
          <w:numId w:val="13"/>
        </w:numPr>
      </w:pPr>
      <w:bookmarkStart w:id="40" w:name="_heading=h.qsh70q" w:colFirst="0" w:colLast="0"/>
      <w:bookmarkEnd w:id="40"/>
      <w:r>
        <w:t xml:space="preserve"> Datos originales</w:t>
      </w:r>
    </w:p>
    <w:p w14:paraId="1D1F520B" w14:textId="77777777" w:rsidR="00D47A5A" w:rsidRDefault="00D47A5A">
      <w:pPr>
        <w:ind w:left="360"/>
      </w:pPr>
    </w:p>
    <w:p w14:paraId="1D1F520C" w14:textId="5481A2F9" w:rsidR="00D47A5A" w:rsidRDefault="00231B44">
      <w:pPr>
        <w:ind w:firstLine="720"/>
      </w:pPr>
      <w:r>
        <w:t>Los datos utilizados provienen del sitio web</w:t>
      </w:r>
      <w:r w:rsidR="00514A0A">
        <w:t xml:space="preserve"> </w:t>
      </w:r>
      <w:sdt>
        <w:sdtPr>
          <w:rPr>
            <w:color w:val="000000"/>
          </w:rPr>
          <w:tag w:val="MENDELEY_CITATION_v3_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"/>
          <w:id w:val="1127051278"/>
          <w:placeholder>
            <w:docPart w:val="DefaultPlaceholder_-1854013440"/>
          </w:placeholder>
        </w:sdtPr>
        <w:sdtContent>
          <w:r w:rsidR="007E6BA5" w:rsidRPr="007E6BA5">
            <w:rPr>
              <w:color w:val="000000"/>
            </w:rPr>
            <w:t>Medata (s. f.)</w:t>
          </w:r>
        </w:sdtContent>
      </w:sdt>
      <w:r>
        <w:t>, que es el repositorio oficial de la Alcaldía de Medellín para la publicación de datos relevantes para la ciudadanía. E</w:t>
      </w:r>
      <w:r w:rsidR="001A43D4">
        <w:t>l</w:t>
      </w:r>
      <w:r>
        <w:t xml:space="preserve"> </w:t>
      </w:r>
      <w:r w:rsidR="008C3670">
        <w:t>d</w:t>
      </w:r>
      <w:r>
        <w:t>ataset contiene información relacionada con los hurtos desde enero de 2003 hasta marzo de 2023</w:t>
      </w:r>
      <w:r w:rsidR="00E01DFE">
        <w:t>,</w:t>
      </w:r>
      <w:r>
        <w:t xml:space="preserve"> con una frecuencia de actualización mensual en el origen de datos. El acceso a estos datos es abierto, ya que proviene de fuentes públicas, permitiendo su uso para fines académicos. Estos están publicados en archivos CSV independientes y organizados por modalidad de hurto de manera particionada. A continuación, en la Tabla 1 se presenta el listado de archivos disponibles y sus modalidades.</w:t>
      </w:r>
    </w:p>
    <w:p w14:paraId="1D1F520D" w14:textId="77777777" w:rsidR="00D47A5A" w:rsidRDefault="00D47A5A"/>
    <w:p w14:paraId="1D1F520E" w14:textId="77777777" w:rsidR="00D47A5A" w:rsidRDefault="00231B44">
      <w:pPr>
        <w:rPr>
          <w:b/>
        </w:rPr>
      </w:pPr>
      <w:r>
        <w:rPr>
          <w:b/>
        </w:rPr>
        <w:t xml:space="preserve">Tabla 1 </w:t>
      </w:r>
    </w:p>
    <w:p w14:paraId="1D1F520F" w14:textId="77777777" w:rsidR="00D47A5A" w:rsidRDefault="00231B44">
      <w:r>
        <w:t>Listado de archivos disponibles acerca de hurtos en la ciudad de Medellín</w:t>
      </w:r>
    </w:p>
    <w:sdt>
      <w:sdtPr>
        <w:tag w:val="goog_rdk_8"/>
        <w:id w:val="-1632547896"/>
        <w:lock w:val="contentLocked"/>
      </w:sdtPr>
      <w:sdtContent>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5"/>
            <w:gridCol w:w="2970"/>
            <w:gridCol w:w="2145"/>
          </w:tblGrid>
          <w:tr w:rsidR="00D47A5A" w14:paraId="1D1F5213" w14:textId="77777777">
            <w:tc>
              <w:tcPr>
                <w:tcW w:w="4245" w:type="dxa"/>
                <w:shd w:val="clear" w:color="auto" w:fill="auto"/>
                <w:tcMar>
                  <w:top w:w="100" w:type="dxa"/>
                  <w:left w:w="100" w:type="dxa"/>
                  <w:bottom w:w="100" w:type="dxa"/>
                  <w:right w:w="100" w:type="dxa"/>
                </w:tcMar>
              </w:tcPr>
              <w:p w14:paraId="1D1F5210" w14:textId="77777777" w:rsidR="00D47A5A" w:rsidRDefault="00231B44">
                <w:pPr>
                  <w:widowControl w:val="0"/>
                  <w:pBdr>
                    <w:top w:val="nil"/>
                    <w:left w:val="nil"/>
                    <w:bottom w:val="nil"/>
                    <w:right w:val="nil"/>
                    <w:between w:val="nil"/>
                  </w:pBdr>
                  <w:spacing w:line="240" w:lineRule="auto"/>
                  <w:jc w:val="left"/>
                  <w:rPr>
                    <w:b/>
                  </w:rPr>
                </w:pPr>
                <w:r>
                  <w:rPr>
                    <w:b/>
                  </w:rPr>
                  <w:t>Archivo</w:t>
                </w:r>
              </w:p>
            </w:tc>
            <w:tc>
              <w:tcPr>
                <w:tcW w:w="2970" w:type="dxa"/>
                <w:shd w:val="clear" w:color="auto" w:fill="auto"/>
                <w:tcMar>
                  <w:top w:w="100" w:type="dxa"/>
                  <w:left w:w="100" w:type="dxa"/>
                  <w:bottom w:w="100" w:type="dxa"/>
                  <w:right w:w="100" w:type="dxa"/>
                </w:tcMar>
              </w:tcPr>
              <w:p w14:paraId="1D1F5211" w14:textId="77777777" w:rsidR="00D47A5A" w:rsidRDefault="00231B44">
                <w:pPr>
                  <w:widowControl w:val="0"/>
                  <w:pBdr>
                    <w:top w:val="nil"/>
                    <w:left w:val="nil"/>
                    <w:bottom w:val="nil"/>
                    <w:right w:val="nil"/>
                    <w:between w:val="nil"/>
                  </w:pBdr>
                  <w:spacing w:line="240" w:lineRule="auto"/>
                  <w:jc w:val="left"/>
                  <w:rPr>
                    <w:b/>
                  </w:rPr>
                </w:pPr>
                <w:r>
                  <w:rPr>
                    <w:b/>
                  </w:rPr>
                  <w:t>Modalidad de Hurto</w:t>
                </w:r>
              </w:p>
            </w:tc>
            <w:tc>
              <w:tcPr>
                <w:tcW w:w="2145" w:type="dxa"/>
                <w:shd w:val="clear" w:color="auto" w:fill="auto"/>
                <w:tcMar>
                  <w:top w:w="100" w:type="dxa"/>
                  <w:left w:w="100" w:type="dxa"/>
                  <w:bottom w:w="100" w:type="dxa"/>
                  <w:right w:w="100" w:type="dxa"/>
                </w:tcMar>
              </w:tcPr>
              <w:p w14:paraId="1D1F5212" w14:textId="77777777" w:rsidR="00D47A5A" w:rsidRDefault="00231B44">
                <w:pPr>
                  <w:widowControl w:val="0"/>
                  <w:pBdr>
                    <w:top w:val="nil"/>
                    <w:left w:val="nil"/>
                    <w:bottom w:val="nil"/>
                    <w:right w:val="nil"/>
                    <w:between w:val="nil"/>
                  </w:pBdr>
                  <w:spacing w:line="240" w:lineRule="auto"/>
                  <w:jc w:val="left"/>
                  <w:rPr>
                    <w:b/>
                  </w:rPr>
                </w:pPr>
                <w:r>
                  <w:rPr>
                    <w:b/>
                  </w:rPr>
                  <w:t>Tamaño</w:t>
                </w:r>
              </w:p>
            </w:tc>
          </w:tr>
          <w:tr w:rsidR="00D47A5A" w14:paraId="1D1F5217" w14:textId="77777777">
            <w:trPr>
              <w:trHeight w:val="140"/>
            </w:trPr>
            <w:tc>
              <w:tcPr>
                <w:tcW w:w="4245" w:type="dxa"/>
                <w:shd w:val="clear" w:color="auto" w:fill="auto"/>
                <w:tcMar>
                  <w:top w:w="100" w:type="dxa"/>
                  <w:left w:w="100" w:type="dxa"/>
                  <w:bottom w:w="100" w:type="dxa"/>
                  <w:right w:w="100" w:type="dxa"/>
                </w:tcMar>
              </w:tcPr>
              <w:p w14:paraId="1D1F5214" w14:textId="77777777" w:rsidR="00D47A5A" w:rsidRDefault="00231B44">
                <w:pPr>
                  <w:widowControl w:val="0"/>
                  <w:pBdr>
                    <w:top w:val="nil"/>
                    <w:left w:val="nil"/>
                    <w:bottom w:val="nil"/>
                    <w:right w:val="nil"/>
                    <w:between w:val="nil"/>
                  </w:pBdr>
                  <w:spacing w:line="240" w:lineRule="auto"/>
                  <w:jc w:val="left"/>
                </w:pPr>
                <w:r>
                  <w:t>hurto_a_entidad_financiera.csv</w:t>
                </w:r>
              </w:p>
            </w:tc>
            <w:tc>
              <w:tcPr>
                <w:tcW w:w="2970" w:type="dxa"/>
                <w:shd w:val="clear" w:color="auto" w:fill="auto"/>
                <w:tcMar>
                  <w:top w:w="100" w:type="dxa"/>
                  <w:left w:w="100" w:type="dxa"/>
                  <w:bottom w:w="100" w:type="dxa"/>
                  <w:right w:w="100" w:type="dxa"/>
                </w:tcMar>
              </w:tcPr>
              <w:p w14:paraId="1D1F5215" w14:textId="77777777" w:rsidR="00D47A5A" w:rsidRDefault="00231B44">
                <w:pPr>
                  <w:widowControl w:val="0"/>
                  <w:pBdr>
                    <w:top w:val="nil"/>
                    <w:left w:val="nil"/>
                    <w:bottom w:val="nil"/>
                    <w:right w:val="nil"/>
                    <w:between w:val="nil"/>
                  </w:pBdr>
                  <w:spacing w:line="240" w:lineRule="auto"/>
                  <w:jc w:val="left"/>
                </w:pPr>
                <w:r>
                  <w:t>Hurto a entidad financiera</w:t>
                </w:r>
              </w:p>
            </w:tc>
            <w:tc>
              <w:tcPr>
                <w:tcW w:w="2145" w:type="dxa"/>
                <w:shd w:val="clear" w:color="auto" w:fill="auto"/>
                <w:tcMar>
                  <w:top w:w="100" w:type="dxa"/>
                  <w:left w:w="100" w:type="dxa"/>
                  <w:bottom w:w="100" w:type="dxa"/>
                  <w:right w:w="100" w:type="dxa"/>
                </w:tcMar>
              </w:tcPr>
              <w:p w14:paraId="1D1F5216" w14:textId="77777777" w:rsidR="00D47A5A" w:rsidRDefault="00231B44">
                <w:pPr>
                  <w:widowControl w:val="0"/>
                  <w:pBdr>
                    <w:top w:val="nil"/>
                    <w:left w:val="nil"/>
                    <w:bottom w:val="nil"/>
                    <w:right w:val="nil"/>
                    <w:between w:val="nil"/>
                  </w:pBdr>
                  <w:spacing w:line="240" w:lineRule="auto"/>
                  <w:jc w:val="left"/>
                </w:pPr>
                <w:r>
                  <w:t>118 KB</w:t>
                </w:r>
              </w:p>
            </w:tc>
          </w:tr>
          <w:tr w:rsidR="00D47A5A" w14:paraId="1D1F521B" w14:textId="77777777">
            <w:tc>
              <w:tcPr>
                <w:tcW w:w="4245" w:type="dxa"/>
                <w:shd w:val="clear" w:color="auto" w:fill="auto"/>
                <w:tcMar>
                  <w:top w:w="100" w:type="dxa"/>
                  <w:left w:w="100" w:type="dxa"/>
                  <w:bottom w:w="100" w:type="dxa"/>
                  <w:right w:w="100" w:type="dxa"/>
                </w:tcMar>
              </w:tcPr>
              <w:p w14:paraId="1D1F5218" w14:textId="77777777" w:rsidR="00D47A5A" w:rsidRDefault="00231B44">
                <w:pPr>
                  <w:widowControl w:val="0"/>
                  <w:pBdr>
                    <w:top w:val="nil"/>
                    <w:left w:val="nil"/>
                    <w:bottom w:val="nil"/>
                    <w:right w:val="nil"/>
                    <w:between w:val="nil"/>
                  </w:pBdr>
                  <w:spacing w:line="240" w:lineRule="auto"/>
                  <w:jc w:val="left"/>
                </w:pPr>
                <w:r>
                  <w:t>hurto_a_establecimiento_comercial.csv</w:t>
                </w:r>
              </w:p>
            </w:tc>
            <w:tc>
              <w:tcPr>
                <w:tcW w:w="2970" w:type="dxa"/>
                <w:shd w:val="clear" w:color="auto" w:fill="auto"/>
                <w:tcMar>
                  <w:top w:w="100" w:type="dxa"/>
                  <w:left w:w="100" w:type="dxa"/>
                  <w:bottom w:w="100" w:type="dxa"/>
                  <w:right w:w="100" w:type="dxa"/>
                </w:tcMar>
              </w:tcPr>
              <w:p w14:paraId="1D1F5219" w14:textId="77777777" w:rsidR="00D47A5A" w:rsidRDefault="00231B44">
                <w:pPr>
                  <w:widowControl w:val="0"/>
                  <w:pBdr>
                    <w:top w:val="nil"/>
                    <w:left w:val="nil"/>
                    <w:bottom w:val="nil"/>
                    <w:right w:val="nil"/>
                    <w:between w:val="nil"/>
                  </w:pBdr>
                  <w:spacing w:line="240" w:lineRule="auto"/>
                  <w:jc w:val="left"/>
                </w:pPr>
                <w:r>
                  <w:t>Hurto a establecimiento comercial</w:t>
                </w:r>
              </w:p>
            </w:tc>
            <w:tc>
              <w:tcPr>
                <w:tcW w:w="2145" w:type="dxa"/>
                <w:shd w:val="clear" w:color="auto" w:fill="auto"/>
                <w:tcMar>
                  <w:top w:w="100" w:type="dxa"/>
                  <w:left w:w="100" w:type="dxa"/>
                  <w:bottom w:w="100" w:type="dxa"/>
                  <w:right w:w="100" w:type="dxa"/>
                </w:tcMar>
              </w:tcPr>
              <w:p w14:paraId="1D1F521A" w14:textId="77777777" w:rsidR="00D47A5A" w:rsidRDefault="00231B44">
                <w:pPr>
                  <w:widowControl w:val="0"/>
                  <w:pBdr>
                    <w:top w:val="nil"/>
                    <w:left w:val="nil"/>
                    <w:bottom w:val="nil"/>
                    <w:right w:val="nil"/>
                    <w:between w:val="nil"/>
                  </w:pBdr>
                  <w:spacing w:line="240" w:lineRule="auto"/>
                  <w:jc w:val="left"/>
                </w:pPr>
                <w:r>
                  <w:t>22 MB</w:t>
                </w:r>
              </w:p>
            </w:tc>
          </w:tr>
          <w:tr w:rsidR="00D47A5A" w14:paraId="1D1F521F" w14:textId="77777777">
            <w:tc>
              <w:tcPr>
                <w:tcW w:w="4245" w:type="dxa"/>
                <w:shd w:val="clear" w:color="auto" w:fill="auto"/>
                <w:tcMar>
                  <w:top w:w="100" w:type="dxa"/>
                  <w:left w:w="100" w:type="dxa"/>
                  <w:bottom w:w="100" w:type="dxa"/>
                  <w:right w:w="100" w:type="dxa"/>
                </w:tcMar>
              </w:tcPr>
              <w:p w14:paraId="1D1F521C" w14:textId="77777777" w:rsidR="00D47A5A" w:rsidRDefault="00231B44">
                <w:pPr>
                  <w:widowControl w:val="0"/>
                  <w:pBdr>
                    <w:top w:val="nil"/>
                    <w:left w:val="nil"/>
                    <w:bottom w:val="nil"/>
                    <w:right w:val="nil"/>
                    <w:between w:val="nil"/>
                  </w:pBdr>
                  <w:spacing w:line="240" w:lineRule="auto"/>
                  <w:jc w:val="left"/>
                </w:pPr>
                <w:r>
                  <w:t>hurto_a_persona.csv</w:t>
                </w:r>
              </w:p>
            </w:tc>
            <w:tc>
              <w:tcPr>
                <w:tcW w:w="2970" w:type="dxa"/>
                <w:shd w:val="clear" w:color="auto" w:fill="auto"/>
                <w:tcMar>
                  <w:top w:w="100" w:type="dxa"/>
                  <w:left w:w="100" w:type="dxa"/>
                  <w:bottom w:w="100" w:type="dxa"/>
                  <w:right w:w="100" w:type="dxa"/>
                </w:tcMar>
              </w:tcPr>
              <w:p w14:paraId="1D1F521D" w14:textId="77777777" w:rsidR="00D47A5A" w:rsidRDefault="00231B44">
                <w:pPr>
                  <w:widowControl w:val="0"/>
                  <w:pBdr>
                    <w:top w:val="nil"/>
                    <w:left w:val="nil"/>
                    <w:bottom w:val="nil"/>
                    <w:right w:val="nil"/>
                    <w:between w:val="nil"/>
                  </w:pBdr>
                  <w:spacing w:line="240" w:lineRule="auto"/>
                  <w:jc w:val="left"/>
                </w:pPr>
                <w:r>
                  <w:t>Hurto a persona</w:t>
                </w:r>
              </w:p>
            </w:tc>
            <w:tc>
              <w:tcPr>
                <w:tcW w:w="2145" w:type="dxa"/>
                <w:shd w:val="clear" w:color="auto" w:fill="auto"/>
                <w:tcMar>
                  <w:top w:w="100" w:type="dxa"/>
                  <w:left w:w="100" w:type="dxa"/>
                  <w:bottom w:w="100" w:type="dxa"/>
                  <w:right w:w="100" w:type="dxa"/>
                </w:tcMar>
              </w:tcPr>
              <w:p w14:paraId="1D1F521E" w14:textId="77777777" w:rsidR="00D47A5A" w:rsidRDefault="00231B44">
                <w:pPr>
                  <w:widowControl w:val="0"/>
                  <w:pBdr>
                    <w:top w:val="nil"/>
                    <w:left w:val="nil"/>
                    <w:bottom w:val="nil"/>
                    <w:right w:val="nil"/>
                    <w:between w:val="nil"/>
                  </w:pBdr>
                  <w:spacing w:line="240" w:lineRule="auto"/>
                  <w:jc w:val="left"/>
                </w:pPr>
                <w:r>
                  <w:t>124.5 MB</w:t>
                </w:r>
              </w:p>
            </w:tc>
          </w:tr>
          <w:tr w:rsidR="00D47A5A" w14:paraId="1D1F5223" w14:textId="77777777">
            <w:tc>
              <w:tcPr>
                <w:tcW w:w="4245" w:type="dxa"/>
                <w:shd w:val="clear" w:color="auto" w:fill="auto"/>
                <w:tcMar>
                  <w:top w:w="100" w:type="dxa"/>
                  <w:left w:w="100" w:type="dxa"/>
                  <w:bottom w:w="100" w:type="dxa"/>
                  <w:right w:w="100" w:type="dxa"/>
                </w:tcMar>
              </w:tcPr>
              <w:p w14:paraId="1D1F5220" w14:textId="77777777" w:rsidR="00D47A5A" w:rsidRDefault="00231B44">
                <w:pPr>
                  <w:widowControl w:val="0"/>
                  <w:pBdr>
                    <w:top w:val="nil"/>
                    <w:left w:val="nil"/>
                    <w:bottom w:val="nil"/>
                    <w:right w:val="nil"/>
                    <w:between w:val="nil"/>
                  </w:pBdr>
                  <w:spacing w:line="240" w:lineRule="auto"/>
                  <w:jc w:val="left"/>
                </w:pPr>
                <w:r>
                  <w:t>hurto_a_residencia.csv</w:t>
                </w:r>
              </w:p>
            </w:tc>
            <w:tc>
              <w:tcPr>
                <w:tcW w:w="2970" w:type="dxa"/>
                <w:shd w:val="clear" w:color="auto" w:fill="auto"/>
                <w:tcMar>
                  <w:top w:w="100" w:type="dxa"/>
                  <w:left w:w="100" w:type="dxa"/>
                  <w:bottom w:w="100" w:type="dxa"/>
                  <w:right w:w="100" w:type="dxa"/>
                </w:tcMar>
              </w:tcPr>
              <w:p w14:paraId="1D1F5221" w14:textId="77777777" w:rsidR="00D47A5A" w:rsidRDefault="00231B44">
                <w:pPr>
                  <w:widowControl w:val="0"/>
                  <w:pBdr>
                    <w:top w:val="nil"/>
                    <w:left w:val="nil"/>
                    <w:bottom w:val="nil"/>
                    <w:right w:val="nil"/>
                    <w:between w:val="nil"/>
                  </w:pBdr>
                  <w:spacing w:line="240" w:lineRule="auto"/>
                  <w:jc w:val="left"/>
                </w:pPr>
                <w:r>
                  <w:t>Hurto a residencia</w:t>
                </w:r>
              </w:p>
            </w:tc>
            <w:tc>
              <w:tcPr>
                <w:tcW w:w="2145" w:type="dxa"/>
                <w:shd w:val="clear" w:color="auto" w:fill="auto"/>
                <w:tcMar>
                  <w:top w:w="100" w:type="dxa"/>
                  <w:left w:w="100" w:type="dxa"/>
                  <w:bottom w:w="100" w:type="dxa"/>
                  <w:right w:w="100" w:type="dxa"/>
                </w:tcMar>
              </w:tcPr>
              <w:p w14:paraId="1D1F5222" w14:textId="77777777" w:rsidR="00D47A5A" w:rsidRDefault="00231B44">
                <w:pPr>
                  <w:widowControl w:val="0"/>
                  <w:pBdr>
                    <w:top w:val="nil"/>
                    <w:left w:val="nil"/>
                    <w:bottom w:val="nil"/>
                    <w:right w:val="nil"/>
                    <w:between w:val="nil"/>
                  </w:pBdr>
                  <w:spacing w:line="240" w:lineRule="auto"/>
                  <w:jc w:val="left"/>
                </w:pPr>
                <w:r>
                  <w:t>17 MB</w:t>
                </w:r>
              </w:p>
            </w:tc>
          </w:tr>
          <w:tr w:rsidR="00D47A5A" w14:paraId="1D1F5227" w14:textId="77777777">
            <w:tc>
              <w:tcPr>
                <w:tcW w:w="4245" w:type="dxa"/>
                <w:shd w:val="clear" w:color="auto" w:fill="auto"/>
                <w:tcMar>
                  <w:top w:w="100" w:type="dxa"/>
                  <w:left w:w="100" w:type="dxa"/>
                  <w:bottom w:w="100" w:type="dxa"/>
                  <w:right w:w="100" w:type="dxa"/>
                </w:tcMar>
              </w:tcPr>
              <w:p w14:paraId="1D1F5224" w14:textId="77777777" w:rsidR="00D47A5A" w:rsidRDefault="00231B44">
                <w:pPr>
                  <w:widowControl w:val="0"/>
                  <w:pBdr>
                    <w:top w:val="nil"/>
                    <w:left w:val="nil"/>
                    <w:bottom w:val="nil"/>
                    <w:right w:val="nil"/>
                    <w:between w:val="nil"/>
                  </w:pBdr>
                  <w:spacing w:line="240" w:lineRule="auto"/>
                  <w:jc w:val="left"/>
                </w:pPr>
                <w:r>
                  <w:t>hurto_de_carro.csv</w:t>
                </w:r>
              </w:p>
            </w:tc>
            <w:tc>
              <w:tcPr>
                <w:tcW w:w="2970" w:type="dxa"/>
                <w:shd w:val="clear" w:color="auto" w:fill="auto"/>
                <w:tcMar>
                  <w:top w:w="100" w:type="dxa"/>
                  <w:left w:w="100" w:type="dxa"/>
                  <w:bottom w:w="100" w:type="dxa"/>
                  <w:right w:w="100" w:type="dxa"/>
                </w:tcMar>
              </w:tcPr>
              <w:p w14:paraId="1D1F5225" w14:textId="77777777" w:rsidR="00D47A5A" w:rsidRDefault="00231B44">
                <w:pPr>
                  <w:widowControl w:val="0"/>
                  <w:pBdr>
                    <w:top w:val="nil"/>
                    <w:left w:val="nil"/>
                    <w:bottom w:val="nil"/>
                    <w:right w:val="nil"/>
                    <w:between w:val="nil"/>
                  </w:pBdr>
                  <w:spacing w:line="240" w:lineRule="auto"/>
                  <w:jc w:val="left"/>
                </w:pPr>
                <w:r>
                  <w:t>Hurto de carro</w:t>
                </w:r>
              </w:p>
            </w:tc>
            <w:tc>
              <w:tcPr>
                <w:tcW w:w="2145" w:type="dxa"/>
                <w:shd w:val="clear" w:color="auto" w:fill="auto"/>
                <w:tcMar>
                  <w:top w:w="100" w:type="dxa"/>
                  <w:left w:w="100" w:type="dxa"/>
                  <w:bottom w:w="100" w:type="dxa"/>
                  <w:right w:w="100" w:type="dxa"/>
                </w:tcMar>
              </w:tcPr>
              <w:p w14:paraId="1D1F5226" w14:textId="77777777" w:rsidR="00D47A5A" w:rsidRDefault="00231B44">
                <w:pPr>
                  <w:widowControl w:val="0"/>
                  <w:pBdr>
                    <w:top w:val="nil"/>
                    <w:left w:val="nil"/>
                    <w:bottom w:val="nil"/>
                    <w:right w:val="nil"/>
                    <w:between w:val="nil"/>
                  </w:pBdr>
                  <w:spacing w:line="240" w:lineRule="auto"/>
                  <w:jc w:val="left"/>
                </w:pPr>
                <w:r>
                  <w:t>14.3 MB</w:t>
                </w:r>
              </w:p>
            </w:tc>
          </w:tr>
          <w:tr w:rsidR="00D47A5A" w14:paraId="1D1F522B" w14:textId="77777777">
            <w:tc>
              <w:tcPr>
                <w:tcW w:w="4245" w:type="dxa"/>
                <w:shd w:val="clear" w:color="auto" w:fill="auto"/>
                <w:tcMar>
                  <w:top w:w="100" w:type="dxa"/>
                  <w:left w:w="100" w:type="dxa"/>
                  <w:bottom w:w="100" w:type="dxa"/>
                  <w:right w:w="100" w:type="dxa"/>
                </w:tcMar>
              </w:tcPr>
              <w:p w14:paraId="1D1F5228" w14:textId="77777777" w:rsidR="00D47A5A" w:rsidRDefault="00231B44">
                <w:pPr>
                  <w:widowControl w:val="0"/>
                  <w:pBdr>
                    <w:top w:val="nil"/>
                    <w:left w:val="nil"/>
                    <w:bottom w:val="nil"/>
                    <w:right w:val="nil"/>
                    <w:between w:val="nil"/>
                  </w:pBdr>
                  <w:spacing w:line="240" w:lineRule="auto"/>
                  <w:jc w:val="left"/>
                </w:pPr>
                <w:r>
                  <w:t>hurto_de_moto.csv</w:t>
                </w:r>
              </w:p>
            </w:tc>
            <w:tc>
              <w:tcPr>
                <w:tcW w:w="2970" w:type="dxa"/>
                <w:shd w:val="clear" w:color="auto" w:fill="auto"/>
                <w:tcMar>
                  <w:top w:w="100" w:type="dxa"/>
                  <w:left w:w="100" w:type="dxa"/>
                  <w:bottom w:w="100" w:type="dxa"/>
                  <w:right w:w="100" w:type="dxa"/>
                </w:tcMar>
              </w:tcPr>
              <w:p w14:paraId="1D1F5229" w14:textId="77777777" w:rsidR="00D47A5A" w:rsidRDefault="00231B44">
                <w:pPr>
                  <w:widowControl w:val="0"/>
                  <w:pBdr>
                    <w:top w:val="nil"/>
                    <w:left w:val="nil"/>
                    <w:bottom w:val="nil"/>
                    <w:right w:val="nil"/>
                    <w:between w:val="nil"/>
                  </w:pBdr>
                  <w:spacing w:line="240" w:lineRule="auto"/>
                  <w:jc w:val="left"/>
                </w:pPr>
                <w:r>
                  <w:t>Hurto de moto</w:t>
                </w:r>
              </w:p>
            </w:tc>
            <w:tc>
              <w:tcPr>
                <w:tcW w:w="2145" w:type="dxa"/>
                <w:shd w:val="clear" w:color="auto" w:fill="auto"/>
                <w:tcMar>
                  <w:top w:w="100" w:type="dxa"/>
                  <w:left w:w="100" w:type="dxa"/>
                  <w:bottom w:w="100" w:type="dxa"/>
                  <w:right w:w="100" w:type="dxa"/>
                </w:tcMar>
              </w:tcPr>
              <w:p w14:paraId="1D1F522A" w14:textId="77777777" w:rsidR="00D47A5A" w:rsidRDefault="00231B44">
                <w:pPr>
                  <w:widowControl w:val="0"/>
                  <w:pBdr>
                    <w:top w:val="nil"/>
                    <w:left w:val="nil"/>
                    <w:bottom w:val="nil"/>
                    <w:right w:val="nil"/>
                    <w:between w:val="nil"/>
                  </w:pBdr>
                  <w:spacing w:line="240" w:lineRule="auto"/>
                  <w:jc w:val="left"/>
                </w:pPr>
                <w:r>
                  <w:t>32 MB</w:t>
                </w:r>
              </w:p>
            </w:tc>
          </w:tr>
          <w:tr w:rsidR="00D47A5A" w14:paraId="1D1F522F" w14:textId="77777777">
            <w:tc>
              <w:tcPr>
                <w:tcW w:w="4245" w:type="dxa"/>
                <w:shd w:val="clear" w:color="auto" w:fill="auto"/>
                <w:tcMar>
                  <w:top w:w="100" w:type="dxa"/>
                  <w:left w:w="100" w:type="dxa"/>
                  <w:bottom w:w="100" w:type="dxa"/>
                  <w:right w:w="100" w:type="dxa"/>
                </w:tcMar>
              </w:tcPr>
              <w:p w14:paraId="1D1F522C" w14:textId="77777777" w:rsidR="00D47A5A" w:rsidRDefault="00231B44">
                <w:pPr>
                  <w:widowControl w:val="0"/>
                  <w:pBdr>
                    <w:top w:val="nil"/>
                    <w:left w:val="nil"/>
                    <w:bottom w:val="nil"/>
                    <w:right w:val="nil"/>
                    <w:between w:val="nil"/>
                  </w:pBdr>
                  <w:spacing w:line="240" w:lineRule="auto"/>
                  <w:jc w:val="left"/>
                </w:pPr>
                <w:r>
                  <w:t>hurto_de_semoviente.csv</w:t>
                </w:r>
              </w:p>
            </w:tc>
            <w:tc>
              <w:tcPr>
                <w:tcW w:w="2970" w:type="dxa"/>
                <w:shd w:val="clear" w:color="auto" w:fill="auto"/>
                <w:tcMar>
                  <w:top w:w="100" w:type="dxa"/>
                  <w:left w:w="100" w:type="dxa"/>
                  <w:bottom w:w="100" w:type="dxa"/>
                  <w:right w:w="100" w:type="dxa"/>
                </w:tcMar>
              </w:tcPr>
              <w:p w14:paraId="1D1F522D" w14:textId="77777777" w:rsidR="00D47A5A" w:rsidRDefault="00231B44">
                <w:pPr>
                  <w:widowControl w:val="0"/>
                  <w:pBdr>
                    <w:top w:val="nil"/>
                    <w:left w:val="nil"/>
                    <w:bottom w:val="nil"/>
                    <w:right w:val="nil"/>
                    <w:between w:val="nil"/>
                  </w:pBdr>
                  <w:spacing w:line="240" w:lineRule="auto"/>
                  <w:jc w:val="left"/>
                </w:pPr>
                <w:r>
                  <w:t>Hurto de semoviente</w:t>
                </w:r>
              </w:p>
            </w:tc>
            <w:tc>
              <w:tcPr>
                <w:tcW w:w="2145" w:type="dxa"/>
                <w:shd w:val="clear" w:color="auto" w:fill="auto"/>
                <w:tcMar>
                  <w:top w:w="100" w:type="dxa"/>
                  <w:left w:w="100" w:type="dxa"/>
                  <w:bottom w:w="100" w:type="dxa"/>
                  <w:right w:w="100" w:type="dxa"/>
                </w:tcMar>
              </w:tcPr>
              <w:p w14:paraId="1D1F522E" w14:textId="77777777" w:rsidR="00D47A5A" w:rsidRDefault="00231B44">
                <w:pPr>
                  <w:widowControl w:val="0"/>
                  <w:pBdr>
                    <w:top w:val="nil"/>
                    <w:left w:val="nil"/>
                    <w:bottom w:val="nil"/>
                    <w:right w:val="nil"/>
                    <w:between w:val="nil"/>
                  </w:pBdr>
                  <w:spacing w:line="240" w:lineRule="auto"/>
                  <w:jc w:val="left"/>
                </w:pPr>
                <w:r>
                  <w:t>47 KB</w:t>
                </w:r>
              </w:p>
            </w:tc>
          </w:tr>
          <w:tr w:rsidR="00D47A5A" w14:paraId="1D1F5233" w14:textId="77777777">
            <w:tc>
              <w:tcPr>
                <w:tcW w:w="4245" w:type="dxa"/>
                <w:shd w:val="clear" w:color="auto" w:fill="auto"/>
                <w:tcMar>
                  <w:top w:w="100" w:type="dxa"/>
                  <w:left w:w="100" w:type="dxa"/>
                  <w:bottom w:w="100" w:type="dxa"/>
                  <w:right w:w="100" w:type="dxa"/>
                </w:tcMar>
              </w:tcPr>
              <w:p w14:paraId="1D1F5230" w14:textId="77777777" w:rsidR="00D47A5A" w:rsidRDefault="00231B44">
                <w:pPr>
                  <w:widowControl w:val="0"/>
                  <w:pBdr>
                    <w:top w:val="nil"/>
                    <w:left w:val="nil"/>
                    <w:bottom w:val="nil"/>
                    <w:right w:val="nil"/>
                    <w:between w:val="nil"/>
                  </w:pBdr>
                  <w:spacing w:line="240" w:lineRule="auto"/>
                  <w:jc w:val="left"/>
                </w:pPr>
                <w:r>
                  <w:t>hurto_por_pirateria_terrestre.csv</w:t>
                </w:r>
              </w:p>
            </w:tc>
            <w:tc>
              <w:tcPr>
                <w:tcW w:w="2970" w:type="dxa"/>
                <w:shd w:val="clear" w:color="auto" w:fill="auto"/>
                <w:tcMar>
                  <w:top w:w="100" w:type="dxa"/>
                  <w:left w:w="100" w:type="dxa"/>
                  <w:bottom w:w="100" w:type="dxa"/>
                  <w:right w:w="100" w:type="dxa"/>
                </w:tcMar>
              </w:tcPr>
              <w:p w14:paraId="1D1F5231" w14:textId="77777777" w:rsidR="00D47A5A" w:rsidRDefault="00231B44">
                <w:pPr>
                  <w:widowControl w:val="0"/>
                  <w:pBdr>
                    <w:top w:val="nil"/>
                    <w:left w:val="nil"/>
                    <w:bottom w:val="nil"/>
                    <w:right w:val="nil"/>
                    <w:between w:val="nil"/>
                  </w:pBdr>
                  <w:spacing w:line="240" w:lineRule="auto"/>
                  <w:jc w:val="left"/>
                </w:pPr>
                <w:r>
                  <w:t>Hurto por piratería terrestre</w:t>
                </w:r>
              </w:p>
            </w:tc>
            <w:tc>
              <w:tcPr>
                <w:tcW w:w="2145" w:type="dxa"/>
                <w:shd w:val="clear" w:color="auto" w:fill="auto"/>
                <w:tcMar>
                  <w:top w:w="100" w:type="dxa"/>
                  <w:left w:w="100" w:type="dxa"/>
                  <w:bottom w:w="100" w:type="dxa"/>
                  <w:right w:w="100" w:type="dxa"/>
                </w:tcMar>
              </w:tcPr>
              <w:p w14:paraId="1D1F5232" w14:textId="77777777" w:rsidR="00D47A5A" w:rsidRDefault="00231B44">
                <w:pPr>
                  <w:widowControl w:val="0"/>
                  <w:pBdr>
                    <w:top w:val="nil"/>
                    <w:left w:val="nil"/>
                    <w:bottom w:val="nil"/>
                    <w:right w:val="nil"/>
                    <w:between w:val="nil"/>
                  </w:pBdr>
                  <w:spacing w:line="240" w:lineRule="auto"/>
                  <w:jc w:val="left"/>
                </w:pPr>
                <w:r>
                  <w:t>886 KB</w:t>
                </w:r>
              </w:p>
            </w:tc>
          </w:tr>
          <w:tr w:rsidR="00D47A5A" w14:paraId="1D1F5237" w14:textId="77777777">
            <w:tc>
              <w:tcPr>
                <w:tcW w:w="4245" w:type="dxa"/>
                <w:shd w:val="clear" w:color="auto" w:fill="auto"/>
                <w:tcMar>
                  <w:top w:w="100" w:type="dxa"/>
                  <w:left w:w="100" w:type="dxa"/>
                  <w:bottom w:w="100" w:type="dxa"/>
                  <w:right w:w="100" w:type="dxa"/>
                </w:tcMar>
              </w:tcPr>
              <w:p w14:paraId="1D1F5234" w14:textId="77777777" w:rsidR="00D47A5A" w:rsidRDefault="00231B44">
                <w:pPr>
                  <w:widowControl w:val="0"/>
                  <w:pBdr>
                    <w:top w:val="nil"/>
                    <w:left w:val="nil"/>
                    <w:bottom w:val="nil"/>
                    <w:right w:val="nil"/>
                    <w:between w:val="nil"/>
                  </w:pBdr>
                  <w:spacing w:line="240" w:lineRule="auto"/>
                  <w:jc w:val="left"/>
                </w:pPr>
                <w:r>
                  <w:t>hurto_a_persona_transporte_publico.csv</w:t>
                </w:r>
              </w:p>
            </w:tc>
            <w:tc>
              <w:tcPr>
                <w:tcW w:w="2970" w:type="dxa"/>
                <w:shd w:val="clear" w:color="auto" w:fill="auto"/>
                <w:tcMar>
                  <w:top w:w="100" w:type="dxa"/>
                  <w:left w:w="100" w:type="dxa"/>
                  <w:bottom w:w="100" w:type="dxa"/>
                  <w:right w:w="100" w:type="dxa"/>
                </w:tcMar>
              </w:tcPr>
              <w:p w14:paraId="1D1F5235" w14:textId="77777777" w:rsidR="00D47A5A" w:rsidRDefault="00231B44">
                <w:pPr>
                  <w:widowControl w:val="0"/>
                  <w:pBdr>
                    <w:top w:val="nil"/>
                    <w:left w:val="nil"/>
                    <w:bottom w:val="nil"/>
                    <w:right w:val="nil"/>
                    <w:between w:val="nil"/>
                  </w:pBdr>
                  <w:spacing w:line="240" w:lineRule="auto"/>
                  <w:jc w:val="left"/>
                </w:pPr>
                <w:r>
                  <w:t>Hurto a persona en transporte público</w:t>
                </w:r>
              </w:p>
            </w:tc>
            <w:tc>
              <w:tcPr>
                <w:tcW w:w="2145" w:type="dxa"/>
                <w:shd w:val="clear" w:color="auto" w:fill="auto"/>
                <w:tcMar>
                  <w:top w:w="100" w:type="dxa"/>
                  <w:left w:w="100" w:type="dxa"/>
                  <w:bottom w:w="100" w:type="dxa"/>
                  <w:right w:w="100" w:type="dxa"/>
                </w:tcMar>
              </w:tcPr>
              <w:p w14:paraId="1D1F5236" w14:textId="77777777" w:rsidR="00D47A5A" w:rsidRDefault="00231B44">
                <w:pPr>
                  <w:widowControl w:val="0"/>
                  <w:pBdr>
                    <w:top w:val="nil"/>
                    <w:left w:val="nil"/>
                    <w:bottom w:val="nil"/>
                    <w:right w:val="nil"/>
                    <w:between w:val="nil"/>
                  </w:pBdr>
                  <w:spacing w:line="240" w:lineRule="auto"/>
                  <w:jc w:val="left"/>
                </w:pPr>
                <w:r>
                  <w:t>9.4 MB</w:t>
                </w:r>
              </w:p>
            </w:tc>
          </w:tr>
        </w:tbl>
      </w:sdtContent>
    </w:sdt>
    <w:p w14:paraId="1D1F5239" w14:textId="6252B90E" w:rsidR="00D47A5A" w:rsidRDefault="00231B44">
      <w:r>
        <w:rPr>
          <w:b/>
        </w:rPr>
        <w:t xml:space="preserve">Fuente: </w:t>
      </w:r>
      <w:r>
        <w:t>Elaboración Propia</w:t>
      </w:r>
      <w:r w:rsidR="00456F42">
        <w:t>.</w:t>
      </w:r>
    </w:p>
    <w:p w14:paraId="1D1F523A" w14:textId="77777777" w:rsidR="00D47A5A" w:rsidRDefault="00D47A5A"/>
    <w:p w14:paraId="1D1F523B" w14:textId="70779A5F" w:rsidR="00D47A5A" w:rsidRDefault="00231B44">
      <w:pPr>
        <w:ind w:firstLine="720"/>
      </w:pPr>
      <w:r>
        <w:lastRenderedPageBreak/>
        <w:t xml:space="preserve">Para el desarrollo de las actividades, se obtuvieron los datos directamente de la página web mediante la librería </w:t>
      </w:r>
      <w:r>
        <w:rPr>
          <w:i/>
        </w:rPr>
        <w:t>requests</w:t>
      </w:r>
      <w:r>
        <w:t xml:space="preserve"> de </w:t>
      </w:r>
      <w:r w:rsidR="00456F42">
        <w:t>P</w:t>
      </w:r>
      <w:r>
        <w:t xml:space="preserve">ython y se consolidaron para obtener un solo </w:t>
      </w:r>
      <w:r w:rsidR="008C3670">
        <w:t>d</w:t>
      </w:r>
      <w:r>
        <w:t xml:space="preserve">ataset que contiene 579.182 registros y 36 columnas y ocupa aproximadamente 222.8 MB. Cada registro representa un incidente de hurto en la ciudad para las diferentes modalidades, detallando características del suceso y del entorno. </w:t>
      </w:r>
    </w:p>
    <w:p w14:paraId="1D1F523C" w14:textId="77777777" w:rsidR="00D47A5A" w:rsidRDefault="00D47A5A">
      <w:pPr>
        <w:ind w:firstLine="720"/>
      </w:pPr>
    </w:p>
    <w:p w14:paraId="1D1F523D" w14:textId="59ADB7C4" w:rsidR="00D47A5A" w:rsidRDefault="00231B44">
      <w:pPr>
        <w:rPr>
          <w:b/>
        </w:rPr>
      </w:pPr>
      <w:r>
        <w:rPr>
          <w:b/>
        </w:rPr>
        <w:t xml:space="preserve">Descripción de las </w:t>
      </w:r>
      <w:r w:rsidR="006C127D">
        <w:rPr>
          <w:b/>
        </w:rPr>
        <w:t>c</w:t>
      </w:r>
      <w:r>
        <w:rPr>
          <w:b/>
        </w:rPr>
        <w:t xml:space="preserve">olumnas en el </w:t>
      </w:r>
      <w:r w:rsidR="008C3670">
        <w:rPr>
          <w:b/>
        </w:rPr>
        <w:t>d</w:t>
      </w:r>
      <w:r>
        <w:rPr>
          <w:b/>
        </w:rPr>
        <w:t xml:space="preserve">ataset de </w:t>
      </w:r>
      <w:r w:rsidR="006C127D">
        <w:rPr>
          <w:b/>
        </w:rPr>
        <w:t>h</w:t>
      </w:r>
      <w:r>
        <w:rPr>
          <w:b/>
        </w:rPr>
        <w:t>urtos</w:t>
      </w:r>
    </w:p>
    <w:p w14:paraId="1D1F523E" w14:textId="77777777" w:rsidR="00D47A5A" w:rsidRDefault="00D47A5A">
      <w:pPr>
        <w:rPr>
          <w:b/>
        </w:rPr>
      </w:pPr>
    </w:p>
    <w:p w14:paraId="1D1F523F" w14:textId="222E50A5" w:rsidR="00D47A5A" w:rsidRDefault="00231B44">
      <w:r>
        <w:tab/>
        <w:t xml:space="preserve">Los datos incluyen diversas variables organizadas en categorías, cada una proporcionando información relevante sobre el contexto de los eventos, las características de los involucrados, el tipo de delito y otros factores relacionados. A </w:t>
      </w:r>
      <w:r w:rsidR="00EC0354">
        <w:t>continuación,</w:t>
      </w:r>
      <w:r>
        <w:t xml:space="preserve"> se presenta una agrupación de las columnas en categorías temáticas:</w:t>
      </w:r>
    </w:p>
    <w:p w14:paraId="1D1F5240" w14:textId="77777777" w:rsidR="00D47A5A" w:rsidRDefault="00D47A5A"/>
    <w:p w14:paraId="1D1F5241" w14:textId="0DACFD4C" w:rsidR="00D47A5A" w:rsidRDefault="00231B44">
      <w:pPr>
        <w:rPr>
          <w:b/>
        </w:rPr>
      </w:pPr>
      <w:r>
        <w:rPr>
          <w:b/>
        </w:rPr>
        <w:t xml:space="preserve">Información del </w:t>
      </w:r>
      <w:r w:rsidR="00AC4D44">
        <w:rPr>
          <w:b/>
        </w:rPr>
        <w:t>e</w:t>
      </w:r>
      <w:r>
        <w:rPr>
          <w:b/>
        </w:rPr>
        <w:t>vento</w:t>
      </w:r>
      <w:r w:rsidR="00E96262">
        <w:rPr>
          <w:b/>
        </w:rPr>
        <w:t>.</w:t>
      </w:r>
    </w:p>
    <w:p w14:paraId="1D1F5242" w14:textId="77777777" w:rsidR="00D47A5A" w:rsidRDefault="00231B44">
      <w:pPr>
        <w:numPr>
          <w:ilvl w:val="0"/>
          <w:numId w:val="4"/>
        </w:numPr>
      </w:pPr>
      <w:r>
        <w:t>fecha_hecho: Fecha en que ocurrió el hecho.</w:t>
      </w:r>
    </w:p>
    <w:p w14:paraId="1D1F5243" w14:textId="77777777" w:rsidR="00D47A5A" w:rsidRDefault="00231B44">
      <w:pPr>
        <w:numPr>
          <w:ilvl w:val="0"/>
          <w:numId w:val="4"/>
        </w:numPr>
      </w:pPr>
      <w:r>
        <w:t>lugar: Ubicación específica o tipo de urbanismo cercano al hecho.</w:t>
      </w:r>
    </w:p>
    <w:p w14:paraId="1D1F5244" w14:textId="77777777" w:rsidR="00D47A5A" w:rsidRDefault="00231B44">
      <w:pPr>
        <w:numPr>
          <w:ilvl w:val="0"/>
          <w:numId w:val="4"/>
        </w:numPr>
      </w:pPr>
      <w:r>
        <w:t>nombre_barrio: Nombre del barrio donde ocurrió el hecho.</w:t>
      </w:r>
    </w:p>
    <w:p w14:paraId="1D1F5245" w14:textId="77777777" w:rsidR="00D47A5A" w:rsidRDefault="00231B44">
      <w:pPr>
        <w:numPr>
          <w:ilvl w:val="0"/>
          <w:numId w:val="4"/>
        </w:numPr>
      </w:pPr>
      <w:r>
        <w:t>codigo_barrio: Código del barrio donde ocurrió el hecho.</w:t>
      </w:r>
    </w:p>
    <w:p w14:paraId="1D1F5246" w14:textId="77777777" w:rsidR="00D47A5A" w:rsidRDefault="00231B44">
      <w:pPr>
        <w:numPr>
          <w:ilvl w:val="0"/>
          <w:numId w:val="4"/>
        </w:numPr>
      </w:pPr>
      <w:r>
        <w:t>codigo_comuna: Código de la comuna donde ocurrió el hecho.</w:t>
      </w:r>
    </w:p>
    <w:p w14:paraId="1D1F5247" w14:textId="77777777" w:rsidR="00D47A5A" w:rsidRDefault="00231B44">
      <w:pPr>
        <w:numPr>
          <w:ilvl w:val="0"/>
          <w:numId w:val="4"/>
        </w:numPr>
      </w:pPr>
      <w:r>
        <w:t>sede_receptora: Entidad que recepcionó el caso.</w:t>
      </w:r>
    </w:p>
    <w:p w14:paraId="1D1F5248" w14:textId="77777777" w:rsidR="00D47A5A" w:rsidRDefault="00231B44">
      <w:pPr>
        <w:numPr>
          <w:ilvl w:val="0"/>
          <w:numId w:val="4"/>
        </w:numPr>
      </w:pPr>
      <w:r>
        <w:t>fecha_ingestion: Fecha en que los datos fueron ingresados en el sistema.</w:t>
      </w:r>
    </w:p>
    <w:p w14:paraId="1D1F5249" w14:textId="77777777" w:rsidR="00D47A5A" w:rsidRDefault="00D47A5A">
      <w:pPr>
        <w:ind w:firstLine="720"/>
      </w:pPr>
    </w:p>
    <w:p w14:paraId="1D1F524A" w14:textId="407DFA77" w:rsidR="00D47A5A" w:rsidRDefault="00231B44">
      <w:pPr>
        <w:rPr>
          <w:b/>
        </w:rPr>
      </w:pPr>
      <w:r>
        <w:rPr>
          <w:b/>
        </w:rPr>
        <w:t>Geolocalización</w:t>
      </w:r>
      <w:r w:rsidR="00E96262">
        <w:rPr>
          <w:b/>
        </w:rPr>
        <w:t>.</w:t>
      </w:r>
    </w:p>
    <w:p w14:paraId="1D1F524B" w14:textId="77777777" w:rsidR="00D47A5A" w:rsidRDefault="00231B44">
      <w:pPr>
        <w:numPr>
          <w:ilvl w:val="0"/>
          <w:numId w:val="17"/>
        </w:numPr>
      </w:pPr>
      <w:r>
        <w:t>latitud: Latitud geográfica del lugar del evento (WGS84).</w:t>
      </w:r>
    </w:p>
    <w:p w14:paraId="1D1F524C" w14:textId="77777777" w:rsidR="00D47A5A" w:rsidRDefault="00231B44">
      <w:pPr>
        <w:numPr>
          <w:ilvl w:val="0"/>
          <w:numId w:val="17"/>
        </w:numPr>
      </w:pPr>
      <w:r>
        <w:t>longitud: Longitud geográfica del lugar del evento (WGS84).</w:t>
      </w:r>
    </w:p>
    <w:p w14:paraId="1D1F524D" w14:textId="77777777" w:rsidR="00D47A5A" w:rsidRDefault="00D47A5A"/>
    <w:p w14:paraId="1D1F524E" w14:textId="3BFE875D" w:rsidR="00D47A5A" w:rsidRDefault="00231B44">
      <w:pPr>
        <w:rPr>
          <w:b/>
        </w:rPr>
      </w:pPr>
      <w:r>
        <w:rPr>
          <w:b/>
        </w:rPr>
        <w:t xml:space="preserve">Características de la </w:t>
      </w:r>
      <w:r w:rsidR="00AC4D44">
        <w:rPr>
          <w:b/>
        </w:rPr>
        <w:t>v</w:t>
      </w:r>
      <w:r>
        <w:rPr>
          <w:b/>
        </w:rPr>
        <w:t xml:space="preserve">íctima o </w:t>
      </w:r>
      <w:r w:rsidR="00AC4D44">
        <w:rPr>
          <w:b/>
        </w:rPr>
        <w:t>i</w:t>
      </w:r>
      <w:r>
        <w:rPr>
          <w:b/>
        </w:rPr>
        <w:t>ndiciado</w:t>
      </w:r>
      <w:r w:rsidR="00E96262">
        <w:rPr>
          <w:b/>
        </w:rPr>
        <w:t>.</w:t>
      </w:r>
    </w:p>
    <w:p w14:paraId="1D1F524F" w14:textId="77777777" w:rsidR="00D47A5A" w:rsidRDefault="00231B44">
      <w:pPr>
        <w:numPr>
          <w:ilvl w:val="0"/>
          <w:numId w:val="3"/>
        </w:numPr>
      </w:pPr>
      <w:r>
        <w:t>sexo: Sexo de la víctima o del presunto indiciado.</w:t>
      </w:r>
    </w:p>
    <w:p w14:paraId="1D1F5250" w14:textId="77777777" w:rsidR="00D47A5A" w:rsidRDefault="00231B44">
      <w:pPr>
        <w:numPr>
          <w:ilvl w:val="0"/>
          <w:numId w:val="3"/>
        </w:numPr>
      </w:pPr>
      <w:r>
        <w:t>edad: Edad de la víctima o del presunto indiciado.</w:t>
      </w:r>
    </w:p>
    <w:p w14:paraId="1D1F5251" w14:textId="77777777" w:rsidR="00D47A5A" w:rsidRDefault="00231B44">
      <w:pPr>
        <w:numPr>
          <w:ilvl w:val="0"/>
          <w:numId w:val="3"/>
        </w:numPr>
      </w:pPr>
      <w:r>
        <w:t>estado_civil: Estado civil de la víctima o del presunto indiciado.</w:t>
      </w:r>
    </w:p>
    <w:p w14:paraId="1D1F5252" w14:textId="77777777" w:rsidR="00D47A5A" w:rsidRDefault="00231B44">
      <w:pPr>
        <w:numPr>
          <w:ilvl w:val="0"/>
          <w:numId w:val="3"/>
        </w:numPr>
      </w:pPr>
      <w:r>
        <w:lastRenderedPageBreak/>
        <w:t>ocupacion: Ocupación de la víctima o del presunto indiciado.</w:t>
      </w:r>
    </w:p>
    <w:p w14:paraId="1D1F5253" w14:textId="77777777" w:rsidR="00D47A5A" w:rsidRDefault="00231B44">
      <w:pPr>
        <w:numPr>
          <w:ilvl w:val="0"/>
          <w:numId w:val="3"/>
        </w:numPr>
      </w:pPr>
      <w:r>
        <w:t>nivel_academico: Nivel académico de la víctima o del presunto indiciado.</w:t>
      </w:r>
    </w:p>
    <w:p w14:paraId="1D1F5254" w14:textId="77777777" w:rsidR="00D47A5A" w:rsidRDefault="00231B44">
      <w:pPr>
        <w:numPr>
          <w:ilvl w:val="0"/>
          <w:numId w:val="3"/>
        </w:numPr>
      </w:pPr>
      <w:r>
        <w:t>discapacidad: Indica si la víctima o el indiciado tiene alguna condición de movilidad reducida.</w:t>
      </w:r>
    </w:p>
    <w:p w14:paraId="1D1F5255" w14:textId="77777777" w:rsidR="00D47A5A" w:rsidRDefault="00231B44">
      <w:pPr>
        <w:numPr>
          <w:ilvl w:val="0"/>
          <w:numId w:val="3"/>
        </w:numPr>
      </w:pPr>
      <w:r>
        <w:t>grupo_especial: Pertenece a un grupo especial que aumenta su vulnerabilidad.</w:t>
      </w:r>
    </w:p>
    <w:p w14:paraId="1D1F5256" w14:textId="77777777" w:rsidR="00D47A5A" w:rsidRDefault="00D47A5A">
      <w:pPr>
        <w:ind w:left="720"/>
      </w:pPr>
    </w:p>
    <w:p w14:paraId="1D1F5257" w14:textId="2E9BD659" w:rsidR="00D47A5A" w:rsidRDefault="00231B44">
      <w:pPr>
        <w:rPr>
          <w:b/>
        </w:rPr>
      </w:pPr>
      <w:r>
        <w:rPr>
          <w:b/>
        </w:rPr>
        <w:t xml:space="preserve">Circunstancias del </w:t>
      </w:r>
      <w:r w:rsidR="00901BA8">
        <w:rPr>
          <w:b/>
        </w:rPr>
        <w:t>h</w:t>
      </w:r>
      <w:r>
        <w:rPr>
          <w:b/>
        </w:rPr>
        <w:t>echo</w:t>
      </w:r>
      <w:r w:rsidR="00E96262">
        <w:rPr>
          <w:b/>
        </w:rPr>
        <w:t>.</w:t>
      </w:r>
    </w:p>
    <w:p w14:paraId="1D1F5258" w14:textId="77777777" w:rsidR="00D47A5A" w:rsidRDefault="00231B44">
      <w:pPr>
        <w:numPr>
          <w:ilvl w:val="0"/>
          <w:numId w:val="15"/>
        </w:numPr>
      </w:pPr>
      <w:r>
        <w:t>conducta: Indicadores o hechos asociados a seguridad y convivencia.</w:t>
      </w:r>
    </w:p>
    <w:p w14:paraId="1D1F5259" w14:textId="77777777" w:rsidR="00D47A5A" w:rsidRDefault="00231B44">
      <w:pPr>
        <w:numPr>
          <w:ilvl w:val="0"/>
          <w:numId w:val="15"/>
        </w:numPr>
      </w:pPr>
      <w:r>
        <w:t>modalidad: Forma en que se materializó el hecho.</w:t>
      </w:r>
    </w:p>
    <w:p w14:paraId="1D1F525A" w14:textId="77777777" w:rsidR="00D47A5A" w:rsidRDefault="00231B44">
      <w:pPr>
        <w:numPr>
          <w:ilvl w:val="0"/>
          <w:numId w:val="15"/>
        </w:numPr>
      </w:pPr>
      <w:r>
        <w:t>caracterizacion: Tipo de conducta según el análisis y la tipificación.</w:t>
      </w:r>
    </w:p>
    <w:p w14:paraId="1D1F525B" w14:textId="77777777" w:rsidR="00D47A5A" w:rsidRDefault="00231B44">
      <w:pPr>
        <w:numPr>
          <w:ilvl w:val="0"/>
          <w:numId w:val="15"/>
        </w:numPr>
      </w:pPr>
      <w:r>
        <w:t>conducta_especial: Forma adicional de caracterización de la conducta.</w:t>
      </w:r>
    </w:p>
    <w:p w14:paraId="1D1F525C" w14:textId="77777777" w:rsidR="00D47A5A" w:rsidRDefault="00231B44">
      <w:pPr>
        <w:numPr>
          <w:ilvl w:val="0"/>
          <w:numId w:val="15"/>
        </w:numPr>
      </w:pPr>
      <w:r>
        <w:t>arma_medio: Arma, medio o mecanismo utilizado para cometer el hecho.</w:t>
      </w:r>
    </w:p>
    <w:p w14:paraId="1D1F525D" w14:textId="77777777" w:rsidR="00D47A5A" w:rsidRDefault="00231B44">
      <w:pPr>
        <w:numPr>
          <w:ilvl w:val="0"/>
          <w:numId w:val="15"/>
        </w:numPr>
      </w:pPr>
      <w:r>
        <w:t>testigo: Indica si hubo un testigo presente en el momento del hecho.</w:t>
      </w:r>
    </w:p>
    <w:p w14:paraId="1D1F525E" w14:textId="77777777" w:rsidR="00D47A5A" w:rsidRDefault="00D47A5A">
      <w:pPr>
        <w:ind w:left="720"/>
      </w:pPr>
    </w:p>
    <w:p w14:paraId="1D1F525F" w14:textId="2B7AECD3" w:rsidR="00D47A5A" w:rsidRDefault="00231B44">
      <w:pPr>
        <w:rPr>
          <w:b/>
        </w:rPr>
      </w:pPr>
      <w:r>
        <w:rPr>
          <w:b/>
        </w:rPr>
        <w:t xml:space="preserve">Contexto del </w:t>
      </w:r>
      <w:r w:rsidR="00901BA8">
        <w:rPr>
          <w:b/>
        </w:rPr>
        <w:t>a</w:t>
      </w:r>
      <w:r>
        <w:rPr>
          <w:b/>
        </w:rPr>
        <w:t xml:space="preserve">cto </w:t>
      </w:r>
      <w:r w:rsidR="00901BA8">
        <w:rPr>
          <w:b/>
        </w:rPr>
        <w:t>d</w:t>
      </w:r>
      <w:r>
        <w:rPr>
          <w:b/>
        </w:rPr>
        <w:t>elictivo</w:t>
      </w:r>
      <w:r w:rsidR="00E96262">
        <w:rPr>
          <w:b/>
        </w:rPr>
        <w:t>.</w:t>
      </w:r>
    </w:p>
    <w:p w14:paraId="1D1F5260" w14:textId="77777777" w:rsidR="00D47A5A" w:rsidRDefault="00231B44">
      <w:pPr>
        <w:numPr>
          <w:ilvl w:val="0"/>
          <w:numId w:val="16"/>
        </w:numPr>
      </w:pPr>
      <w:r>
        <w:t>grupo_actor: Grupo al que pertenece el involucrado, como Guerrilla, Paramilitares, etc.</w:t>
      </w:r>
    </w:p>
    <w:p w14:paraId="1D1F5261" w14:textId="77777777" w:rsidR="00D47A5A" w:rsidRDefault="00231B44">
      <w:pPr>
        <w:numPr>
          <w:ilvl w:val="0"/>
          <w:numId w:val="16"/>
        </w:numPr>
      </w:pPr>
      <w:r>
        <w:t>actividad_delictiva: Actividad ilegal asociada a la víctima o al indiciado.</w:t>
      </w:r>
    </w:p>
    <w:p w14:paraId="1D1F5262" w14:textId="77777777" w:rsidR="00D47A5A" w:rsidRDefault="00231B44">
      <w:pPr>
        <w:numPr>
          <w:ilvl w:val="0"/>
          <w:numId w:val="16"/>
        </w:numPr>
      </w:pPr>
      <w:r>
        <w:t>parentesco: Tipo de parentesco entre la víctima y el presunto indiciado.</w:t>
      </w:r>
    </w:p>
    <w:p w14:paraId="1D1F5263" w14:textId="77777777" w:rsidR="00D47A5A" w:rsidRDefault="00D47A5A"/>
    <w:p w14:paraId="1D1F5264" w14:textId="5C8C9ECF" w:rsidR="00D47A5A" w:rsidRDefault="00231B44">
      <w:pPr>
        <w:rPr>
          <w:b/>
        </w:rPr>
      </w:pPr>
      <w:r>
        <w:rPr>
          <w:b/>
        </w:rPr>
        <w:t>Clasificación Penal</w:t>
      </w:r>
      <w:r w:rsidR="00E96262">
        <w:rPr>
          <w:b/>
        </w:rPr>
        <w:t>.</w:t>
      </w:r>
    </w:p>
    <w:p w14:paraId="1D1F5265" w14:textId="77777777" w:rsidR="00D47A5A" w:rsidRDefault="00231B44">
      <w:pPr>
        <w:numPr>
          <w:ilvl w:val="0"/>
          <w:numId w:val="5"/>
        </w:numPr>
      </w:pPr>
      <w:r>
        <w:t>articulo_penal: Artículos del código penal o código de contravenciones de policía relevantes.</w:t>
      </w:r>
    </w:p>
    <w:p w14:paraId="1D1F5266" w14:textId="77777777" w:rsidR="00D47A5A" w:rsidRDefault="00231B44">
      <w:pPr>
        <w:numPr>
          <w:ilvl w:val="0"/>
          <w:numId w:val="5"/>
        </w:numPr>
      </w:pPr>
      <w:r>
        <w:t>categoria_penal: Clasificación de tipos penales específicos.</w:t>
      </w:r>
    </w:p>
    <w:p w14:paraId="1D1F5267" w14:textId="77777777" w:rsidR="00D47A5A" w:rsidRDefault="00D47A5A"/>
    <w:p w14:paraId="1D1F5268" w14:textId="19B54FFB" w:rsidR="00D47A5A" w:rsidRDefault="00231B44">
      <w:pPr>
        <w:rPr>
          <w:b/>
        </w:rPr>
      </w:pPr>
      <w:r>
        <w:rPr>
          <w:b/>
        </w:rPr>
        <w:t xml:space="preserve">Detalles del </w:t>
      </w:r>
      <w:r w:rsidR="00901BA8">
        <w:rPr>
          <w:b/>
        </w:rPr>
        <w:t>b</w:t>
      </w:r>
      <w:r>
        <w:rPr>
          <w:b/>
        </w:rPr>
        <w:t xml:space="preserve">ien </w:t>
      </w:r>
      <w:r w:rsidR="00901BA8">
        <w:rPr>
          <w:b/>
        </w:rPr>
        <w:t>i</w:t>
      </w:r>
      <w:r>
        <w:rPr>
          <w:b/>
        </w:rPr>
        <w:t>nvolucrado</w:t>
      </w:r>
      <w:r w:rsidR="00E96262">
        <w:rPr>
          <w:b/>
        </w:rPr>
        <w:t>.</w:t>
      </w:r>
    </w:p>
    <w:p w14:paraId="1D1F5269" w14:textId="77777777" w:rsidR="00D47A5A" w:rsidRDefault="00231B44">
      <w:pPr>
        <w:numPr>
          <w:ilvl w:val="0"/>
          <w:numId w:val="6"/>
        </w:numPr>
      </w:pPr>
      <w:r>
        <w:t>bien: Nombre del bien involucrado en el evento.</w:t>
      </w:r>
    </w:p>
    <w:p w14:paraId="1D1F526A" w14:textId="77777777" w:rsidR="00D47A5A" w:rsidRDefault="00231B44">
      <w:pPr>
        <w:numPr>
          <w:ilvl w:val="0"/>
          <w:numId w:val="6"/>
        </w:numPr>
      </w:pPr>
      <w:r>
        <w:t>categoria_bien: Nivel intermedio de agrupación del bien.</w:t>
      </w:r>
    </w:p>
    <w:p w14:paraId="1D1F526B" w14:textId="77777777" w:rsidR="00D47A5A" w:rsidRDefault="00231B44">
      <w:pPr>
        <w:numPr>
          <w:ilvl w:val="0"/>
          <w:numId w:val="6"/>
        </w:numPr>
      </w:pPr>
      <w:r>
        <w:t>grupo_bien: Nivel alto de agrupación del bien.</w:t>
      </w:r>
    </w:p>
    <w:p w14:paraId="1D1F526C" w14:textId="77777777" w:rsidR="00D47A5A" w:rsidRDefault="00231B44">
      <w:pPr>
        <w:numPr>
          <w:ilvl w:val="0"/>
          <w:numId w:val="6"/>
        </w:numPr>
      </w:pPr>
      <w:r>
        <w:t>modelo: Modelo del bien involucrado.</w:t>
      </w:r>
    </w:p>
    <w:p w14:paraId="1D1F526D" w14:textId="77777777" w:rsidR="00D47A5A" w:rsidRDefault="00231B44">
      <w:pPr>
        <w:numPr>
          <w:ilvl w:val="0"/>
          <w:numId w:val="6"/>
        </w:numPr>
      </w:pPr>
      <w:r>
        <w:t>color: Color del bien involucrado.</w:t>
      </w:r>
    </w:p>
    <w:p w14:paraId="1D1F526E" w14:textId="77777777" w:rsidR="00D47A5A" w:rsidRDefault="00231B44">
      <w:pPr>
        <w:numPr>
          <w:ilvl w:val="0"/>
          <w:numId w:val="6"/>
        </w:numPr>
      </w:pPr>
      <w:r>
        <w:lastRenderedPageBreak/>
        <w:t>permiso: Tipo de permiso de porte del bien.</w:t>
      </w:r>
    </w:p>
    <w:p w14:paraId="1D1F526F" w14:textId="77777777" w:rsidR="00D47A5A" w:rsidRDefault="00231B44">
      <w:pPr>
        <w:numPr>
          <w:ilvl w:val="0"/>
          <w:numId w:val="6"/>
        </w:numPr>
      </w:pPr>
      <w:r>
        <w:t>unidad_medida: Unidad de medida del bien.</w:t>
      </w:r>
    </w:p>
    <w:p w14:paraId="1D1F5270" w14:textId="77777777" w:rsidR="00D47A5A" w:rsidRDefault="00231B44">
      <w:pPr>
        <w:numPr>
          <w:ilvl w:val="0"/>
          <w:numId w:val="6"/>
        </w:numPr>
      </w:pPr>
      <w:r>
        <w:t>cantidad: Cantidad del bien, en este caso siempre es 1.</w:t>
      </w:r>
    </w:p>
    <w:p w14:paraId="1D1F5271" w14:textId="77777777" w:rsidR="00D47A5A" w:rsidRDefault="00D47A5A"/>
    <w:p w14:paraId="1D1F5272" w14:textId="356B2266" w:rsidR="00D47A5A" w:rsidRDefault="00231B44">
      <w:pPr>
        <w:rPr>
          <w:b/>
        </w:rPr>
      </w:pPr>
      <w:r>
        <w:rPr>
          <w:b/>
        </w:rPr>
        <w:t xml:space="preserve">Medio de </w:t>
      </w:r>
      <w:r w:rsidR="00E96262">
        <w:rPr>
          <w:b/>
        </w:rPr>
        <w:t>t</w:t>
      </w:r>
      <w:r>
        <w:rPr>
          <w:b/>
        </w:rPr>
        <w:t>ransporte</w:t>
      </w:r>
      <w:r w:rsidR="00E96262">
        <w:rPr>
          <w:b/>
        </w:rPr>
        <w:t>.</w:t>
      </w:r>
    </w:p>
    <w:p w14:paraId="1D1F5273" w14:textId="77777777" w:rsidR="00D47A5A" w:rsidRDefault="00231B44">
      <w:pPr>
        <w:numPr>
          <w:ilvl w:val="0"/>
          <w:numId w:val="7"/>
        </w:numPr>
      </w:pPr>
      <w:r>
        <w:t>medio_transporte: Medio de transporte usado por la víctima o el presunto indiciado.</w:t>
      </w:r>
    </w:p>
    <w:p w14:paraId="1D1F5274" w14:textId="77777777" w:rsidR="00D47A5A" w:rsidRDefault="00D47A5A"/>
    <w:p w14:paraId="1D1F5275" w14:textId="77777777" w:rsidR="00D47A5A" w:rsidRDefault="00231B44">
      <w:pPr>
        <w:pStyle w:val="Ttulo2"/>
        <w:numPr>
          <w:ilvl w:val="1"/>
          <w:numId w:val="13"/>
        </w:numPr>
      </w:pPr>
      <w:bookmarkStart w:id="41" w:name="_heading=h.3as4poj" w:colFirst="0" w:colLast="0"/>
      <w:bookmarkEnd w:id="41"/>
      <w:r>
        <w:t xml:space="preserve"> Datsets</w:t>
      </w:r>
    </w:p>
    <w:p w14:paraId="1D1F5276" w14:textId="77777777" w:rsidR="00D47A5A" w:rsidRDefault="00D47A5A">
      <w:pPr>
        <w:pBdr>
          <w:top w:val="nil"/>
          <w:left w:val="nil"/>
          <w:bottom w:val="nil"/>
          <w:right w:val="nil"/>
          <w:between w:val="nil"/>
        </w:pBdr>
      </w:pPr>
    </w:p>
    <w:p w14:paraId="1D1F5277" w14:textId="7F1079EA" w:rsidR="00D47A5A" w:rsidRDefault="00231B44">
      <w:pPr>
        <w:pBdr>
          <w:top w:val="nil"/>
          <w:left w:val="nil"/>
          <w:bottom w:val="nil"/>
          <w:right w:val="nil"/>
          <w:between w:val="nil"/>
        </w:pBdr>
      </w:pPr>
      <w:r>
        <w:t xml:space="preserve">Para transformar los datos originales a los </w:t>
      </w:r>
      <w:r w:rsidR="008C3670">
        <w:t>d</w:t>
      </w:r>
      <w:r>
        <w:t xml:space="preserve">atasets útiles para entrenamiento y validación de los modelos, se llevó a cabo un proceso de tratamiento de datos. Este procedimiento está documentado en el archivo </w:t>
      </w:r>
      <w:r>
        <w:rPr>
          <w:i/>
        </w:rPr>
        <w:t xml:space="preserve">ME03 - G01 - [1040757710] - [1035874124].ipynb </w:t>
      </w:r>
      <w:r>
        <w:t>del repositorio de GitHub asociado</w:t>
      </w:r>
      <w:r w:rsidR="009213CF">
        <w:t xml:space="preserve"> </w:t>
      </w:r>
      <w:sdt>
        <w:sdtPr>
          <w:rPr>
            <w:color w:val="000000"/>
          </w:rPr>
          <w:tag w:val="MENDELEY_CITATION_v3_eyJjaXRhdGlvbklEIjoiTUVOREVMRVlfQ0lUQVRJT05fNGFmYzNkYzItODYwNS00ZGFlLTk1YjAtOGY4OGZmYzQyMjUw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
          <w:id w:val="-1803070211"/>
          <w:placeholder>
            <w:docPart w:val="DefaultPlaceholder_-1854013440"/>
          </w:placeholder>
        </w:sdtPr>
        <w:sdtContent>
          <w:r w:rsidR="007E6BA5" w:rsidRPr="007E6BA5">
            <w:rPr>
              <w:color w:val="000000"/>
            </w:rPr>
            <w:t>(Franco-Franco &amp; Giraldo-Martínez, 2024)</w:t>
          </w:r>
        </w:sdtContent>
      </w:sdt>
      <w:r w:rsidR="006A1CD7">
        <w:rPr>
          <w:color w:val="000000"/>
        </w:rPr>
        <w:t>.</w:t>
      </w:r>
      <w:r w:rsidR="006A1CD7">
        <w:t xml:space="preserve"> </w:t>
      </w:r>
      <w:r w:rsidRPr="007E6BA5">
        <w:t xml:space="preserve">A </w:t>
      </w:r>
      <w:r w:rsidR="00EC0354">
        <w:t>continuación,</w:t>
      </w:r>
      <w:r>
        <w:t xml:space="preserve"> se describe brevemente el proceso realizado</w:t>
      </w:r>
      <w:r w:rsidR="00B23A12">
        <w:t xml:space="preserve">, para el cual se utilizaron principalmente las librerías </w:t>
      </w:r>
      <w:r w:rsidR="00B23A12" w:rsidRPr="00B23A12">
        <w:rPr>
          <w:i/>
          <w:iCs/>
        </w:rPr>
        <w:t xml:space="preserve">numpy </w:t>
      </w:r>
      <w:r w:rsidR="00B23A12">
        <w:t xml:space="preserve">y </w:t>
      </w:r>
      <w:r w:rsidR="00B23A12" w:rsidRPr="00B23A12">
        <w:rPr>
          <w:i/>
          <w:iCs/>
        </w:rPr>
        <w:t>pandas</w:t>
      </w:r>
      <w:r w:rsidR="00B23A12">
        <w:t xml:space="preserve"> de Python</w:t>
      </w:r>
      <w:r>
        <w:t xml:space="preserve">: </w:t>
      </w:r>
    </w:p>
    <w:p w14:paraId="1D1F5278" w14:textId="77777777" w:rsidR="00D47A5A" w:rsidRDefault="00D47A5A">
      <w:pPr>
        <w:pBdr>
          <w:top w:val="nil"/>
          <w:left w:val="nil"/>
          <w:bottom w:val="nil"/>
          <w:right w:val="nil"/>
          <w:between w:val="nil"/>
        </w:pBdr>
      </w:pPr>
    </w:p>
    <w:p w14:paraId="1D1F5279" w14:textId="50D2B0BF" w:rsidR="00D47A5A" w:rsidRDefault="00231B44">
      <w:pPr>
        <w:numPr>
          <w:ilvl w:val="0"/>
          <w:numId w:val="2"/>
        </w:numPr>
        <w:pBdr>
          <w:top w:val="nil"/>
          <w:left w:val="nil"/>
          <w:bottom w:val="nil"/>
          <w:right w:val="nil"/>
          <w:between w:val="nil"/>
        </w:pBdr>
        <w:rPr>
          <w:b/>
        </w:rPr>
      </w:pPr>
      <w:r>
        <w:rPr>
          <w:b/>
        </w:rPr>
        <w:t xml:space="preserve">Limpieza de </w:t>
      </w:r>
      <w:r w:rsidR="008513E4">
        <w:rPr>
          <w:b/>
        </w:rPr>
        <w:t>d</w:t>
      </w:r>
      <w:r>
        <w:rPr>
          <w:b/>
        </w:rPr>
        <w:t>atos</w:t>
      </w:r>
      <w:r w:rsidR="00D77951">
        <w:rPr>
          <w:b/>
        </w:rPr>
        <w:t>:</w:t>
      </w:r>
    </w:p>
    <w:p w14:paraId="1D1F527A" w14:textId="77777777" w:rsidR="00D47A5A" w:rsidRDefault="00231B44">
      <w:pPr>
        <w:pBdr>
          <w:top w:val="nil"/>
          <w:left w:val="nil"/>
          <w:bottom w:val="nil"/>
          <w:right w:val="nil"/>
          <w:between w:val="nil"/>
        </w:pBdr>
        <w:ind w:left="720"/>
      </w:pPr>
      <w:r>
        <w:t>En esta sección se analizaron los datos para identificar valores faltantes, inconsistencias y errores comunes en la digitación de los datos.</w:t>
      </w:r>
    </w:p>
    <w:p w14:paraId="1D1F527B" w14:textId="7147F573" w:rsidR="00D47A5A" w:rsidRDefault="00231B44">
      <w:pPr>
        <w:pBdr>
          <w:top w:val="nil"/>
          <w:left w:val="nil"/>
          <w:bottom w:val="nil"/>
          <w:right w:val="nil"/>
          <w:between w:val="nil"/>
        </w:pBdr>
        <w:ind w:left="720"/>
      </w:pPr>
      <w:r>
        <w:rPr>
          <w:b/>
        </w:rPr>
        <w:t xml:space="preserve">Valores </w:t>
      </w:r>
      <w:r w:rsidR="008513E4">
        <w:rPr>
          <w:b/>
        </w:rPr>
        <w:t>f</w:t>
      </w:r>
      <w:r>
        <w:rPr>
          <w:b/>
        </w:rPr>
        <w:t xml:space="preserve">altantes: </w:t>
      </w:r>
      <w:r w:rsidR="00A51EDB">
        <w:t>A</w:t>
      </w:r>
      <w:r>
        <w:t>l realizar una primera revisión, se encontraron datos ausentes en columnas que se consideran importantes: ubicación, tipo de hurto, y características de la víctima.</w:t>
      </w:r>
    </w:p>
    <w:p w14:paraId="1D1F527C" w14:textId="1BA724A3" w:rsidR="00D47A5A" w:rsidRDefault="00231B44">
      <w:pPr>
        <w:pBdr>
          <w:top w:val="nil"/>
          <w:left w:val="nil"/>
          <w:bottom w:val="nil"/>
          <w:right w:val="nil"/>
          <w:between w:val="nil"/>
        </w:pBdr>
        <w:ind w:left="720"/>
      </w:pPr>
      <w:r>
        <w:rPr>
          <w:b/>
        </w:rPr>
        <w:t xml:space="preserve">Valores </w:t>
      </w:r>
      <w:r w:rsidR="008513E4">
        <w:rPr>
          <w:b/>
        </w:rPr>
        <w:t>i</w:t>
      </w:r>
      <w:r>
        <w:rPr>
          <w:b/>
        </w:rPr>
        <w:t xml:space="preserve">nválidos: </w:t>
      </w:r>
      <w:r>
        <w:t>Se identificaron valores como “Sin dato” y “SIN DATO”. Estos fueron reemplazados por valores nulos (numpy.nan) para luego en el proceso darles el manejo correspondiente</w:t>
      </w:r>
      <w:r w:rsidR="008C3670">
        <w:t>.</w:t>
      </w:r>
    </w:p>
    <w:p w14:paraId="1D1F527D" w14:textId="09D5A827" w:rsidR="00D47A5A" w:rsidRDefault="00231B44">
      <w:pPr>
        <w:pBdr>
          <w:top w:val="nil"/>
          <w:left w:val="nil"/>
          <w:bottom w:val="nil"/>
          <w:right w:val="nil"/>
          <w:between w:val="nil"/>
        </w:pBdr>
        <w:ind w:left="720"/>
      </w:pPr>
      <w:r>
        <w:rPr>
          <w:b/>
        </w:rPr>
        <w:t xml:space="preserve">Formatos y tipos de datos: </w:t>
      </w:r>
      <w:r w:rsidR="00A51EDB">
        <w:t>L</w:t>
      </w:r>
      <w:r>
        <w:t>as inconsistencias en texto (por ejemplo, nombres de barrios o comunas con diferencias de mayúsculas y minúsculas) se normalizaron utilizando funciones de limpieza. También, se corrigen los tipos de datos de las columnas que lo requieren.</w:t>
      </w:r>
    </w:p>
    <w:p w14:paraId="1D1F527E" w14:textId="44244FDA" w:rsidR="00D47A5A" w:rsidRDefault="00231B44">
      <w:pPr>
        <w:pBdr>
          <w:top w:val="nil"/>
          <w:left w:val="nil"/>
          <w:bottom w:val="nil"/>
          <w:right w:val="nil"/>
          <w:between w:val="nil"/>
        </w:pBdr>
        <w:ind w:left="720"/>
      </w:pPr>
      <w:r>
        <w:rPr>
          <w:b/>
          <w:sz w:val="22"/>
          <w:szCs w:val="22"/>
        </w:rPr>
        <w:t xml:space="preserve">Eliminación de </w:t>
      </w:r>
      <w:r w:rsidR="008513E4">
        <w:rPr>
          <w:b/>
          <w:sz w:val="22"/>
          <w:szCs w:val="22"/>
        </w:rPr>
        <w:t>c</w:t>
      </w:r>
      <w:r>
        <w:rPr>
          <w:b/>
          <w:sz w:val="22"/>
          <w:szCs w:val="22"/>
        </w:rPr>
        <w:t xml:space="preserve">olumnas </w:t>
      </w:r>
      <w:r w:rsidR="008513E4">
        <w:rPr>
          <w:b/>
          <w:sz w:val="22"/>
          <w:szCs w:val="22"/>
        </w:rPr>
        <w:t>i</w:t>
      </w:r>
      <w:r>
        <w:rPr>
          <w:b/>
          <w:sz w:val="22"/>
          <w:szCs w:val="22"/>
        </w:rPr>
        <w:t>rrelevantes</w:t>
      </w:r>
      <w:r w:rsidR="00A51EDB">
        <w:rPr>
          <w:b/>
          <w:sz w:val="22"/>
          <w:szCs w:val="22"/>
        </w:rPr>
        <w:t>:</w:t>
      </w:r>
      <w:r>
        <w:rPr>
          <w:b/>
          <w:sz w:val="22"/>
          <w:szCs w:val="22"/>
        </w:rPr>
        <w:t xml:space="preserve"> </w:t>
      </w:r>
      <w:r>
        <w:t>Columnas consideradas irrelevantes para el análisis o sin contenido</w:t>
      </w:r>
      <w:r w:rsidR="0059322B">
        <w:t xml:space="preserve"> (compuestas por NaNs)</w:t>
      </w:r>
      <w:r>
        <w:t>, fueron eliminadas.</w:t>
      </w:r>
    </w:p>
    <w:p w14:paraId="1D1F527F" w14:textId="77777777" w:rsidR="00D47A5A" w:rsidRDefault="00D47A5A">
      <w:pPr>
        <w:pBdr>
          <w:top w:val="nil"/>
          <w:left w:val="nil"/>
          <w:bottom w:val="nil"/>
          <w:right w:val="nil"/>
          <w:between w:val="nil"/>
        </w:pBdr>
        <w:ind w:left="720"/>
      </w:pPr>
    </w:p>
    <w:p w14:paraId="1D1F5280" w14:textId="7E2D0BCA" w:rsidR="00D47A5A" w:rsidRDefault="00231B44">
      <w:pPr>
        <w:numPr>
          <w:ilvl w:val="0"/>
          <w:numId w:val="1"/>
        </w:numPr>
        <w:pBdr>
          <w:top w:val="nil"/>
          <w:left w:val="nil"/>
          <w:bottom w:val="nil"/>
          <w:right w:val="nil"/>
          <w:between w:val="nil"/>
        </w:pBdr>
        <w:rPr>
          <w:b/>
        </w:rPr>
      </w:pPr>
      <w:r>
        <w:rPr>
          <w:b/>
        </w:rPr>
        <w:t>Transformaciones</w:t>
      </w:r>
      <w:r w:rsidR="0059322B">
        <w:rPr>
          <w:b/>
        </w:rPr>
        <w:t>:</w:t>
      </w:r>
    </w:p>
    <w:p w14:paraId="1D1F5281" w14:textId="51BCBE4B" w:rsidR="00D47A5A" w:rsidRDefault="00231B44">
      <w:pPr>
        <w:pBdr>
          <w:top w:val="nil"/>
          <w:left w:val="nil"/>
          <w:bottom w:val="nil"/>
          <w:right w:val="nil"/>
          <w:between w:val="nil"/>
        </w:pBdr>
        <w:ind w:left="720"/>
      </w:pPr>
      <w:r>
        <w:t xml:space="preserve">Luego de la limpieza, se realizaron transformaciones en diferentes columnas del </w:t>
      </w:r>
      <w:r w:rsidR="008C3670">
        <w:t>d</w:t>
      </w:r>
      <w:r>
        <w:t>ataset.</w:t>
      </w:r>
    </w:p>
    <w:p w14:paraId="1D1F5282" w14:textId="4DF3C3B0" w:rsidR="00D47A5A" w:rsidRDefault="00231B44">
      <w:pPr>
        <w:pBdr>
          <w:top w:val="nil"/>
          <w:left w:val="nil"/>
          <w:bottom w:val="nil"/>
          <w:right w:val="nil"/>
          <w:between w:val="nil"/>
        </w:pBdr>
        <w:ind w:left="720"/>
      </w:pPr>
      <w:r>
        <w:rPr>
          <w:b/>
        </w:rPr>
        <w:t xml:space="preserve">Agrupación de variables categóricas: </w:t>
      </w:r>
      <w:r>
        <w:t xml:space="preserve">Ya que en el </w:t>
      </w:r>
      <w:r w:rsidR="008C3670">
        <w:t>d</w:t>
      </w:r>
      <w:r>
        <w:t>ataset se cuenta con una mayoría de variables categóricas, se realizó una agrupación de los valores presentes en estas. Esto se hizo para reducir la alta diversidad de categorías, que podría afectar negativamente el entrenamiento y validación de modelos</w:t>
      </w:r>
      <w:r w:rsidR="00F424DF">
        <w:t>, y a su vez, permite obtener graficas más claras y con</w:t>
      </w:r>
      <w:r w:rsidR="004B209F">
        <w:t>cisas.</w:t>
      </w:r>
    </w:p>
    <w:p w14:paraId="1D1F5283" w14:textId="6A3A1534" w:rsidR="00D47A5A" w:rsidRDefault="00231B44">
      <w:pPr>
        <w:pBdr>
          <w:top w:val="nil"/>
          <w:left w:val="nil"/>
          <w:bottom w:val="nil"/>
          <w:right w:val="nil"/>
          <w:between w:val="nil"/>
        </w:pBdr>
        <w:ind w:left="720"/>
        <w:rPr>
          <w:b/>
        </w:rPr>
      </w:pPr>
      <w:r>
        <w:rPr>
          <w:b/>
        </w:rPr>
        <w:t xml:space="preserve">Creación de </w:t>
      </w:r>
      <w:r w:rsidR="000D79AA">
        <w:rPr>
          <w:b/>
        </w:rPr>
        <w:t>n</w:t>
      </w:r>
      <w:r>
        <w:rPr>
          <w:b/>
        </w:rPr>
        <w:t xml:space="preserve">uevas </w:t>
      </w:r>
      <w:r w:rsidR="000D79AA">
        <w:rPr>
          <w:b/>
        </w:rPr>
        <w:t>c</w:t>
      </w:r>
      <w:r>
        <w:rPr>
          <w:b/>
        </w:rPr>
        <w:t xml:space="preserve">olumnas: </w:t>
      </w:r>
      <w:r>
        <w:t>Se crearon variables derivadas que aportan contexto adicional (año, mes, rango hora y zona)</w:t>
      </w:r>
      <w:r w:rsidR="004B209F">
        <w:t xml:space="preserve"> y pueden expandir el análisis del comportamiento de los hurtos.</w:t>
      </w:r>
    </w:p>
    <w:p w14:paraId="1D1F5284" w14:textId="77777777" w:rsidR="00D47A5A" w:rsidRDefault="00D47A5A">
      <w:pPr>
        <w:pBdr>
          <w:top w:val="nil"/>
          <w:left w:val="nil"/>
          <w:bottom w:val="nil"/>
          <w:right w:val="nil"/>
          <w:between w:val="nil"/>
        </w:pBdr>
        <w:rPr>
          <w:b/>
        </w:rPr>
      </w:pPr>
    </w:p>
    <w:p w14:paraId="1D1F5285" w14:textId="514C4C19" w:rsidR="00D47A5A" w:rsidRDefault="00231B44">
      <w:pPr>
        <w:numPr>
          <w:ilvl w:val="0"/>
          <w:numId w:val="2"/>
        </w:numPr>
        <w:pBdr>
          <w:top w:val="nil"/>
          <w:left w:val="nil"/>
          <w:bottom w:val="nil"/>
          <w:right w:val="nil"/>
          <w:between w:val="nil"/>
        </w:pBdr>
        <w:rPr>
          <w:b/>
        </w:rPr>
      </w:pPr>
      <w:r>
        <w:rPr>
          <w:b/>
        </w:rPr>
        <w:t>Manejo de datos nulos</w:t>
      </w:r>
      <w:r w:rsidR="000D79AA">
        <w:rPr>
          <w:b/>
        </w:rPr>
        <w:t>:</w:t>
      </w:r>
    </w:p>
    <w:p w14:paraId="1D1F5286" w14:textId="77777777" w:rsidR="00D47A5A" w:rsidRDefault="00231B44">
      <w:pPr>
        <w:pBdr>
          <w:top w:val="nil"/>
          <w:left w:val="nil"/>
          <w:bottom w:val="nil"/>
          <w:right w:val="nil"/>
          <w:between w:val="nil"/>
        </w:pBdr>
        <w:ind w:left="720"/>
        <w:rPr>
          <w:b/>
        </w:rPr>
      </w:pPr>
      <w:r>
        <w:t>Se analizaron los datos faltantes para identificar posibles patrones que ayudarán a realizar importaciones o un manejo adicional a estos. Posteriormente, se imputaron valores o eliminaron los registros según las necesidades específicas en cada caso.</w:t>
      </w:r>
    </w:p>
    <w:p w14:paraId="1D1F5287" w14:textId="77777777" w:rsidR="00D47A5A" w:rsidRDefault="00D47A5A">
      <w:pPr>
        <w:pBdr>
          <w:top w:val="nil"/>
          <w:left w:val="nil"/>
          <w:bottom w:val="nil"/>
          <w:right w:val="nil"/>
          <w:between w:val="nil"/>
        </w:pBdr>
        <w:rPr>
          <w:b/>
        </w:rPr>
      </w:pPr>
    </w:p>
    <w:p w14:paraId="1D1F5288" w14:textId="71C04125" w:rsidR="00D47A5A" w:rsidRDefault="00231B44">
      <w:pPr>
        <w:numPr>
          <w:ilvl w:val="0"/>
          <w:numId w:val="2"/>
        </w:numPr>
        <w:pBdr>
          <w:top w:val="nil"/>
          <w:left w:val="nil"/>
          <w:bottom w:val="nil"/>
          <w:right w:val="nil"/>
          <w:between w:val="nil"/>
        </w:pBdr>
        <w:rPr>
          <w:b/>
        </w:rPr>
      </w:pPr>
      <w:r>
        <w:rPr>
          <w:b/>
        </w:rPr>
        <w:t>Agrupación de</w:t>
      </w:r>
      <w:r w:rsidR="00094000">
        <w:rPr>
          <w:b/>
        </w:rPr>
        <w:t xml:space="preserve">l </w:t>
      </w:r>
      <w:r w:rsidR="008C3670">
        <w:rPr>
          <w:b/>
        </w:rPr>
        <w:t>d</w:t>
      </w:r>
      <w:r>
        <w:rPr>
          <w:b/>
        </w:rPr>
        <w:t>ataset</w:t>
      </w:r>
      <w:r w:rsidR="000D79AA">
        <w:rPr>
          <w:b/>
        </w:rPr>
        <w:t>:</w:t>
      </w:r>
    </w:p>
    <w:p w14:paraId="1D1F5289" w14:textId="6C5DC2C3" w:rsidR="00D47A5A" w:rsidRDefault="00231B44">
      <w:pPr>
        <w:pBdr>
          <w:top w:val="nil"/>
          <w:left w:val="nil"/>
          <w:bottom w:val="nil"/>
          <w:right w:val="nil"/>
          <w:between w:val="nil"/>
        </w:pBdr>
        <w:ind w:left="720"/>
      </w:pPr>
      <w:r>
        <w:t xml:space="preserve">Luego de los procesos anteriores, se agrupó el </w:t>
      </w:r>
      <w:r w:rsidR="008C3670">
        <w:t>d</w:t>
      </w:r>
      <w:r>
        <w:t xml:space="preserve">ataset para obtener la variable respuesta </w:t>
      </w:r>
      <w:r w:rsidR="00A44925">
        <w:t>“</w:t>
      </w:r>
      <w:r>
        <w:rPr>
          <w:i/>
        </w:rPr>
        <w:t>cantidad_hurtos</w:t>
      </w:r>
      <w:r w:rsidR="00A44925">
        <w:t>”</w:t>
      </w:r>
      <w:r>
        <w:t xml:space="preserve"> que equivale a la cantidad de hurtos ocurridos con las diferentes características posibles.</w:t>
      </w:r>
    </w:p>
    <w:p w14:paraId="1D1F528A" w14:textId="77777777" w:rsidR="00D47A5A" w:rsidRDefault="00D47A5A">
      <w:pPr>
        <w:pBdr>
          <w:top w:val="nil"/>
          <w:left w:val="nil"/>
          <w:bottom w:val="nil"/>
          <w:right w:val="nil"/>
          <w:between w:val="nil"/>
        </w:pBdr>
        <w:ind w:left="720"/>
      </w:pPr>
    </w:p>
    <w:p w14:paraId="1D1F528B" w14:textId="3791351E" w:rsidR="00D47A5A" w:rsidRDefault="00231B44">
      <w:pPr>
        <w:numPr>
          <w:ilvl w:val="0"/>
          <w:numId w:val="2"/>
        </w:numPr>
        <w:pBdr>
          <w:top w:val="nil"/>
          <w:left w:val="nil"/>
          <w:bottom w:val="nil"/>
          <w:right w:val="nil"/>
          <w:between w:val="nil"/>
        </w:pBdr>
        <w:rPr>
          <w:b/>
        </w:rPr>
      </w:pPr>
      <w:r>
        <w:rPr>
          <w:b/>
        </w:rPr>
        <w:t>Manejo de valores atípicos</w:t>
      </w:r>
      <w:r w:rsidR="000D79AA">
        <w:rPr>
          <w:b/>
        </w:rPr>
        <w:t>:</w:t>
      </w:r>
    </w:p>
    <w:p w14:paraId="1D1F528C" w14:textId="1FB50CBB" w:rsidR="00D47A5A" w:rsidRDefault="00231B44">
      <w:pPr>
        <w:pBdr>
          <w:top w:val="nil"/>
          <w:left w:val="nil"/>
          <w:bottom w:val="nil"/>
          <w:right w:val="nil"/>
          <w:between w:val="nil"/>
        </w:pBdr>
        <w:ind w:left="720"/>
      </w:pPr>
      <w:r>
        <w:t xml:space="preserve">Se utilizó el método </w:t>
      </w:r>
      <w:r w:rsidRPr="00A44925">
        <w:rPr>
          <w:i/>
          <w:iCs/>
        </w:rPr>
        <w:t>LocalOutlierFactor</w:t>
      </w:r>
      <w:r>
        <w:t xml:space="preserve"> </w:t>
      </w:r>
      <w:r w:rsidR="001F7F44">
        <w:t xml:space="preserve">(que proviene de </w:t>
      </w:r>
      <w:r w:rsidR="001F7F44" w:rsidRPr="001F7F44">
        <w:rPr>
          <w:i/>
          <w:iCs/>
        </w:rPr>
        <w:t>sklearn.neighbors</w:t>
      </w:r>
      <w:r w:rsidR="001F7F44">
        <w:t xml:space="preserve">) </w:t>
      </w:r>
      <w:r>
        <w:t>para validar en</w:t>
      </w:r>
      <w:r w:rsidR="00F94A69">
        <w:t xml:space="preserve"> la variable respuesta</w:t>
      </w:r>
      <w:r>
        <w:t xml:space="preserve"> los valores atípicos. </w:t>
      </w:r>
      <w:r w:rsidR="00F94A69">
        <w:t>Y para el caso de l</w:t>
      </w:r>
      <w:r w:rsidR="00AA437D">
        <w:t>a otra variable numérica relacionada con la edad, se usó el rango intercuartil para identificar los valores extremos. Posteriormente, l</w:t>
      </w:r>
      <w:r>
        <w:t>os valores considerados problemáticos fueron eliminados.</w:t>
      </w:r>
    </w:p>
    <w:p w14:paraId="1D1F528D" w14:textId="77777777" w:rsidR="00D47A5A" w:rsidRDefault="00D47A5A">
      <w:pPr>
        <w:pBdr>
          <w:top w:val="nil"/>
          <w:left w:val="nil"/>
          <w:bottom w:val="nil"/>
          <w:right w:val="nil"/>
          <w:between w:val="nil"/>
        </w:pBdr>
        <w:ind w:left="720"/>
      </w:pPr>
    </w:p>
    <w:p w14:paraId="1D1F528E" w14:textId="77777777" w:rsidR="00D47A5A" w:rsidRDefault="00231B44">
      <w:pPr>
        <w:pBdr>
          <w:top w:val="nil"/>
          <w:left w:val="nil"/>
          <w:bottom w:val="nil"/>
          <w:right w:val="nil"/>
          <w:between w:val="nil"/>
        </w:pBdr>
      </w:pPr>
      <w:r>
        <w:lastRenderedPageBreak/>
        <w:t>Para finalizar, se dividió el conjunto de datos en subconjuntos de entrenamiento y validación con una proporción de 80% y 20%, respectivamente. En la Figura 1, se presenta un diagrama que ilustra el proceso completo.</w:t>
      </w:r>
    </w:p>
    <w:p w14:paraId="1D1F528F" w14:textId="77777777" w:rsidR="00D47A5A" w:rsidRDefault="00D47A5A">
      <w:pPr>
        <w:pBdr>
          <w:top w:val="nil"/>
          <w:left w:val="nil"/>
          <w:bottom w:val="nil"/>
          <w:right w:val="nil"/>
          <w:between w:val="nil"/>
        </w:pBdr>
      </w:pPr>
    </w:p>
    <w:p w14:paraId="1D1F5290" w14:textId="77777777" w:rsidR="00D47A5A" w:rsidRDefault="00231B44">
      <w:pPr>
        <w:rPr>
          <w:b/>
        </w:rPr>
      </w:pPr>
      <w:r>
        <w:rPr>
          <w:b/>
        </w:rPr>
        <w:t>Figura 1</w:t>
      </w:r>
    </w:p>
    <w:p w14:paraId="1D1F5291" w14:textId="55B6E7F7" w:rsidR="00D47A5A" w:rsidRDefault="00231B44">
      <w:r>
        <w:t>Diagrama de flujo del proceso de preparación de dato</w:t>
      </w:r>
      <w:r w:rsidR="00AB29BC">
        <w:t>s.</w:t>
      </w:r>
    </w:p>
    <w:p w14:paraId="1D1F5292" w14:textId="77777777" w:rsidR="00D47A5A" w:rsidRDefault="00D47A5A">
      <w:pPr>
        <w:pBdr>
          <w:top w:val="nil"/>
          <w:left w:val="nil"/>
          <w:bottom w:val="nil"/>
          <w:right w:val="nil"/>
          <w:between w:val="nil"/>
        </w:pBdr>
      </w:pPr>
    </w:p>
    <w:p w14:paraId="1D1F5293" w14:textId="77777777" w:rsidR="00D47A5A" w:rsidRDefault="00231B44">
      <w:pPr>
        <w:pBdr>
          <w:top w:val="nil"/>
          <w:left w:val="nil"/>
          <w:bottom w:val="nil"/>
          <w:right w:val="nil"/>
          <w:between w:val="nil"/>
        </w:pBdr>
      </w:pPr>
      <w:r>
        <w:tab/>
      </w:r>
      <w:r>
        <w:rPr>
          <w:noProof/>
        </w:rPr>
        <w:drawing>
          <wp:inline distT="114300" distB="114300" distL="114300" distR="114300" wp14:anchorId="1D1F54E2" wp14:editId="1D1F54E3">
            <wp:extent cx="4966970" cy="3648075"/>
            <wp:effectExtent l="0" t="0" r="0" b="0"/>
            <wp:docPr id="3970416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l="8846" t="12387" r="8052" b="6304"/>
                    <a:stretch>
                      <a:fillRect/>
                    </a:stretch>
                  </pic:blipFill>
                  <pic:spPr>
                    <a:xfrm>
                      <a:off x="0" y="0"/>
                      <a:ext cx="4966970" cy="3648075"/>
                    </a:xfrm>
                    <a:prstGeom prst="rect">
                      <a:avLst/>
                    </a:prstGeom>
                    <a:ln/>
                  </pic:spPr>
                </pic:pic>
              </a:graphicData>
            </a:graphic>
          </wp:inline>
        </w:drawing>
      </w:r>
    </w:p>
    <w:p w14:paraId="1D1F5294" w14:textId="64EDD7A1" w:rsidR="00D47A5A" w:rsidRDefault="00231B44">
      <w:pPr>
        <w:pBdr>
          <w:top w:val="nil"/>
          <w:left w:val="nil"/>
          <w:bottom w:val="nil"/>
          <w:right w:val="nil"/>
          <w:between w:val="nil"/>
        </w:pBdr>
        <w:ind w:firstLine="709"/>
      </w:pPr>
      <w:r>
        <w:rPr>
          <w:b/>
        </w:rPr>
        <w:t>Fuente</w:t>
      </w:r>
      <w:r>
        <w:t>: Creación Propia</w:t>
      </w:r>
      <w:r w:rsidR="00AB29BC">
        <w:t>.</w:t>
      </w:r>
    </w:p>
    <w:p w14:paraId="1D1F5295" w14:textId="77777777" w:rsidR="00D47A5A" w:rsidRDefault="00D47A5A">
      <w:pPr>
        <w:pBdr>
          <w:top w:val="nil"/>
          <w:left w:val="nil"/>
          <w:bottom w:val="nil"/>
          <w:right w:val="nil"/>
          <w:between w:val="nil"/>
        </w:pBdr>
        <w:rPr>
          <w:color w:val="000000"/>
        </w:rPr>
      </w:pPr>
    </w:p>
    <w:p w14:paraId="1D1F5296" w14:textId="77777777" w:rsidR="00D47A5A" w:rsidRDefault="00231B44">
      <w:pPr>
        <w:pStyle w:val="Ttulo2"/>
        <w:numPr>
          <w:ilvl w:val="1"/>
          <w:numId w:val="13"/>
        </w:numPr>
      </w:pPr>
      <w:bookmarkStart w:id="42" w:name="_heading=h.1pxezwc" w:colFirst="0" w:colLast="0"/>
      <w:bookmarkEnd w:id="42"/>
      <w:r>
        <w:t xml:space="preserve"> Analítica descriptiva</w:t>
      </w:r>
    </w:p>
    <w:p w14:paraId="1D1F5297" w14:textId="538C531E" w:rsidR="00D47A5A" w:rsidRDefault="00231B44">
      <w:pPr>
        <w:pBdr>
          <w:top w:val="nil"/>
          <w:left w:val="nil"/>
          <w:bottom w:val="nil"/>
          <w:right w:val="nil"/>
          <w:between w:val="nil"/>
        </w:pBdr>
        <w:ind w:firstLine="709"/>
      </w:pPr>
      <w:r>
        <w:t xml:space="preserve">De manera similar a la sección de </w:t>
      </w:r>
      <w:r w:rsidR="0006137C">
        <w:t>d</w:t>
      </w:r>
      <w:r>
        <w:t xml:space="preserve">ataSet, El análisis descriptivo que se realiza sobre los datos finales se detalla en el archivo </w:t>
      </w:r>
      <w:r w:rsidRPr="00AB29BC">
        <w:rPr>
          <w:i/>
          <w:iCs/>
        </w:rPr>
        <w:t>ME03 - G01 - [1040757710] - [1035874124].ipynb</w:t>
      </w:r>
      <w:r>
        <w:t xml:space="preserve"> disponible en el </w:t>
      </w:r>
      <w:r w:rsidRPr="00AE4B71">
        <w:t xml:space="preserve">repositorio </w:t>
      </w:r>
      <w:r>
        <w:t>de GitHub</w:t>
      </w:r>
      <w:r w:rsidR="005853C5">
        <w:t xml:space="preserve"> </w:t>
      </w:r>
      <w:sdt>
        <w:sdtPr>
          <w:rPr>
            <w:color w:val="000000"/>
          </w:rPr>
          <w:tag w:val="MENDELEY_CITATION_v3_eyJjaXRhdGlvbklEIjoiTUVOREVMRVlfQ0lUQVRJT05fZjJlZDEyMDUtZGM5Ny00ZTU2LWI4MzAtYjA3OTIwZmRhYTdh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
          <w:id w:val="28765416"/>
          <w:placeholder>
            <w:docPart w:val="DefaultPlaceholder_-1854013440"/>
          </w:placeholder>
        </w:sdtPr>
        <w:sdtContent>
          <w:r w:rsidR="007E6BA5" w:rsidRPr="007E6BA5">
            <w:rPr>
              <w:color w:val="000000"/>
            </w:rPr>
            <w:t>(Franco-Franco &amp; Giraldo-Martínez, 2024)</w:t>
          </w:r>
        </w:sdtContent>
      </w:sdt>
      <w:r>
        <w:t>. Este análisis incluye todas las columnas resultantes del proceso de preparación de datos, las cuales se pueden observar en la Figura 2.</w:t>
      </w:r>
    </w:p>
    <w:p w14:paraId="1D1F5298" w14:textId="77777777" w:rsidR="00D47A5A" w:rsidRDefault="00D47A5A">
      <w:pPr>
        <w:pBdr>
          <w:top w:val="nil"/>
          <w:left w:val="nil"/>
          <w:bottom w:val="nil"/>
          <w:right w:val="nil"/>
          <w:between w:val="nil"/>
        </w:pBdr>
        <w:ind w:firstLine="709"/>
      </w:pPr>
    </w:p>
    <w:p w14:paraId="1D1F5299" w14:textId="77777777" w:rsidR="00D47A5A" w:rsidRDefault="00231B44">
      <w:pPr>
        <w:rPr>
          <w:b/>
        </w:rPr>
      </w:pPr>
      <w:r>
        <w:rPr>
          <w:b/>
        </w:rPr>
        <w:lastRenderedPageBreak/>
        <w:t xml:space="preserve">Figura 2. </w:t>
      </w:r>
    </w:p>
    <w:p w14:paraId="1D1F529A" w14:textId="26BD3C02" w:rsidR="00D47A5A" w:rsidRDefault="00231B44">
      <w:r>
        <w:t xml:space="preserve">Información del </w:t>
      </w:r>
      <w:r w:rsidR="0006137C">
        <w:t>d</w:t>
      </w:r>
      <w:r>
        <w:t xml:space="preserve">ataset utilizado para </w:t>
      </w:r>
      <w:r w:rsidR="00AB29BC">
        <w:t>analítica</w:t>
      </w:r>
      <w:r>
        <w:t xml:space="preserve"> </w:t>
      </w:r>
      <w:r w:rsidR="00AB29BC">
        <w:t>d</w:t>
      </w:r>
      <w:r>
        <w:t>escriptiva</w:t>
      </w:r>
      <w:r w:rsidR="00AB29BC">
        <w:t>.</w:t>
      </w:r>
    </w:p>
    <w:p w14:paraId="1D1F529B" w14:textId="77777777" w:rsidR="00D47A5A" w:rsidRDefault="00D47A5A">
      <w:pPr>
        <w:pBdr>
          <w:top w:val="nil"/>
          <w:left w:val="nil"/>
          <w:bottom w:val="nil"/>
          <w:right w:val="nil"/>
          <w:between w:val="nil"/>
        </w:pBdr>
        <w:rPr>
          <w:color w:val="4A86E8"/>
          <w:highlight w:val="yellow"/>
        </w:rPr>
      </w:pPr>
    </w:p>
    <w:p w14:paraId="1D1F529C" w14:textId="77777777" w:rsidR="00D47A5A" w:rsidRDefault="00231B44">
      <w:pPr>
        <w:pBdr>
          <w:top w:val="nil"/>
          <w:left w:val="nil"/>
          <w:bottom w:val="nil"/>
          <w:right w:val="nil"/>
          <w:between w:val="nil"/>
        </w:pBdr>
        <w:ind w:firstLine="709"/>
        <w:jc w:val="center"/>
        <w:rPr>
          <w:color w:val="4A86E8"/>
        </w:rPr>
      </w:pPr>
      <w:r>
        <w:rPr>
          <w:noProof/>
          <w:color w:val="4A86E8"/>
        </w:rPr>
        <w:drawing>
          <wp:inline distT="114300" distB="114300" distL="114300" distR="114300" wp14:anchorId="1D1F54E4" wp14:editId="1D1F54E5">
            <wp:extent cx="3914775" cy="4038600"/>
            <wp:effectExtent l="0" t="0" r="0" b="0"/>
            <wp:docPr id="39704164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3914775" cy="4038600"/>
                    </a:xfrm>
                    <a:prstGeom prst="rect">
                      <a:avLst/>
                    </a:prstGeom>
                    <a:ln/>
                  </pic:spPr>
                </pic:pic>
              </a:graphicData>
            </a:graphic>
          </wp:inline>
        </w:drawing>
      </w:r>
    </w:p>
    <w:p w14:paraId="1D1F529D" w14:textId="13891244" w:rsidR="00D47A5A" w:rsidRDefault="00231B44">
      <w:r>
        <w:rPr>
          <w:b/>
        </w:rPr>
        <w:t xml:space="preserve">Fuente: </w:t>
      </w:r>
      <w:r>
        <w:t xml:space="preserve">Elaboración propia mediante el archivo </w:t>
      </w:r>
      <w:r w:rsidR="00AB29BC">
        <w:t>P</w:t>
      </w:r>
      <w:r>
        <w:t xml:space="preserve">ython </w:t>
      </w:r>
      <w:r>
        <w:rPr>
          <w:i/>
        </w:rPr>
        <w:t>ME03 - G01 - [1040757710] - [1035874124].ipynb</w:t>
      </w:r>
      <w:r w:rsidR="000D1934">
        <w:rPr>
          <w:i/>
        </w:rPr>
        <w:t xml:space="preserve"> </w:t>
      </w:r>
      <w:sdt>
        <w:sdtPr>
          <w:rPr>
            <w:i/>
            <w:color w:val="000000"/>
          </w:rPr>
          <w:tag w:val="MENDELEY_CITATION_v3_eyJjaXRhdGlvbklEIjoiTUVOREVMRVlfQ0lUQVRJT05fNDlhNDFhOWEtNDUxMC00NWU3LWJlYzctYWYwNGE1NDhkYTNl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
          <w:id w:val="1900011849"/>
          <w:placeholder>
            <w:docPart w:val="DefaultPlaceholder_-1854013440"/>
          </w:placeholder>
        </w:sdtPr>
        <w:sdtContent>
          <w:r w:rsidR="007E6BA5" w:rsidRPr="007E6BA5">
            <w:rPr>
              <w:color w:val="000000"/>
            </w:rPr>
            <w:t>(Franco-Franco &amp; Giraldo-Martínez, 2024)</w:t>
          </w:r>
        </w:sdtContent>
      </w:sdt>
      <w:r w:rsidR="000D1934" w:rsidRPr="000D1934">
        <w:rPr>
          <w:iCs/>
          <w:color w:val="000000"/>
        </w:rPr>
        <w:t>.</w:t>
      </w:r>
    </w:p>
    <w:p w14:paraId="1D1F529E" w14:textId="77777777" w:rsidR="00D47A5A" w:rsidRDefault="00231B44">
      <w:pPr>
        <w:pBdr>
          <w:top w:val="nil"/>
          <w:left w:val="nil"/>
          <w:bottom w:val="nil"/>
          <w:right w:val="nil"/>
          <w:between w:val="nil"/>
        </w:pBdr>
        <w:ind w:firstLine="709"/>
      </w:pPr>
      <w:r>
        <w:t xml:space="preserve">Este Análisis descriptivo se realizó desde múltiples perspectivas para comprender lo mejor posible la dinámica de los datos y su capacidad para representar la problemática de los hurtos en la ciudad. </w:t>
      </w:r>
    </w:p>
    <w:p w14:paraId="1D1F529F" w14:textId="77777777" w:rsidR="00D47A5A" w:rsidRDefault="00D47A5A">
      <w:pPr>
        <w:pBdr>
          <w:top w:val="nil"/>
          <w:left w:val="nil"/>
          <w:bottom w:val="nil"/>
          <w:right w:val="nil"/>
          <w:between w:val="nil"/>
        </w:pBdr>
      </w:pPr>
    </w:p>
    <w:p w14:paraId="1D1F52A0" w14:textId="61AA6F88" w:rsidR="00D47A5A" w:rsidRDefault="00231B44">
      <w:pPr>
        <w:pBdr>
          <w:top w:val="nil"/>
          <w:left w:val="nil"/>
          <w:bottom w:val="nil"/>
          <w:right w:val="nil"/>
          <w:between w:val="nil"/>
        </w:pBdr>
        <w:rPr>
          <w:b/>
        </w:rPr>
      </w:pPr>
      <w:r>
        <w:rPr>
          <w:b/>
        </w:rPr>
        <w:t xml:space="preserve">Distribución de las variables </w:t>
      </w:r>
      <w:r w:rsidR="00995E98">
        <w:rPr>
          <w:b/>
        </w:rPr>
        <w:t>c</w:t>
      </w:r>
      <w:r>
        <w:rPr>
          <w:b/>
        </w:rPr>
        <w:t>ategóricas</w:t>
      </w:r>
    </w:p>
    <w:p w14:paraId="1D1F52A1" w14:textId="46705638" w:rsidR="00D47A5A" w:rsidRDefault="00231B44">
      <w:pPr>
        <w:pBdr>
          <w:top w:val="nil"/>
          <w:left w:val="nil"/>
          <w:bottom w:val="nil"/>
          <w:right w:val="nil"/>
          <w:between w:val="nil"/>
        </w:pBdr>
        <w:ind w:firstLine="720"/>
      </w:pPr>
      <w:r>
        <w:t>Al analizar las variables categóricas y c</w:t>
      </w:r>
      <w:r w:rsidR="00995E98">
        <w:t>ó</w:t>
      </w:r>
      <w:r>
        <w:t xml:space="preserve">mo estas se distribuyen en el </w:t>
      </w:r>
      <w:r w:rsidR="0006137C">
        <w:t>d</w:t>
      </w:r>
      <w:r>
        <w:t xml:space="preserve">ataset, se encuentra que la mayoría de los eventos registrados están relacionados con hombres y las mujeres tienen una menor representación. También, los eventos predominan en personas solteras o en situaciones donde no se especifica el estado civil, lo que podría indicar limitaciones en la recolección de datos. </w:t>
      </w:r>
      <w:r>
        <w:lastRenderedPageBreak/>
        <w:t xml:space="preserve">Al analizar los medios de transporte, la mayoría de los casos </w:t>
      </w:r>
      <w:r w:rsidR="00F1592F">
        <w:t xml:space="preserve">se asocian </w:t>
      </w:r>
      <w:r>
        <w:t xml:space="preserve">a personas </w:t>
      </w:r>
      <w:r w:rsidR="00F1592F">
        <w:t>que van a pie</w:t>
      </w:r>
      <w:r>
        <w:t>, seguid</w:t>
      </w:r>
      <w:r w:rsidR="00F1592F">
        <w:t>os</w:t>
      </w:r>
      <w:r>
        <w:t xml:space="preserve"> </w:t>
      </w:r>
      <w:r w:rsidR="00EC3E81">
        <w:t>en los que hay el</w:t>
      </w:r>
      <w:r>
        <w:t xml:space="preserve"> uso de</w:t>
      </w:r>
      <w:r w:rsidR="009A0CE7">
        <w:t xml:space="preserve"> un</w:t>
      </w:r>
      <w:r>
        <w:t xml:space="preserve"> vehículo, mientras que el transporte público representa una menor proporción. </w:t>
      </w:r>
    </w:p>
    <w:p w14:paraId="1D1F52A2" w14:textId="77777777" w:rsidR="00D47A5A" w:rsidRDefault="00D47A5A">
      <w:pPr>
        <w:pBdr>
          <w:top w:val="nil"/>
          <w:left w:val="nil"/>
          <w:bottom w:val="nil"/>
          <w:right w:val="nil"/>
          <w:between w:val="nil"/>
        </w:pBdr>
        <w:rPr>
          <w:b/>
        </w:rPr>
      </w:pPr>
    </w:p>
    <w:p w14:paraId="1D1F52A3" w14:textId="1C78583B" w:rsidR="00D47A5A" w:rsidRDefault="00231B44">
      <w:pPr>
        <w:pBdr>
          <w:top w:val="nil"/>
          <w:left w:val="nil"/>
          <w:bottom w:val="nil"/>
          <w:right w:val="nil"/>
          <w:between w:val="nil"/>
        </w:pBdr>
      </w:pPr>
      <w:r>
        <w:tab/>
        <w:t xml:space="preserve">Por otro lado, es notable que la mayoría de </w:t>
      </w:r>
      <w:r w:rsidR="009A0CE7">
        <w:t>los incidentes</w:t>
      </w:r>
      <w:r>
        <w:t xml:space="preserve"> no involucran un arma</w:t>
      </w:r>
      <w:r w:rsidR="00EC3E81">
        <w:t>, sin embargo,</w:t>
      </w:r>
      <w:r>
        <w:t xml:space="preserve"> </w:t>
      </w:r>
      <w:r w:rsidR="00A621D9">
        <w:t>son también relat</w:t>
      </w:r>
      <w:r w:rsidR="00EB477C">
        <w:t xml:space="preserve">ivamente </w:t>
      </w:r>
      <w:r>
        <w:t xml:space="preserve">significativos </w:t>
      </w:r>
      <w:r w:rsidR="00EB477C">
        <w:t xml:space="preserve">los registros </w:t>
      </w:r>
      <w:r>
        <w:t xml:space="preserve">de arma blanca y fuego. Geográficamente, los datos están centrados en </w:t>
      </w:r>
      <w:r w:rsidR="00370359">
        <w:t>ubicaciones</w:t>
      </w:r>
      <w:r>
        <w:t xml:space="preserve"> específicas, especialmente </w:t>
      </w:r>
      <w:r w:rsidR="007F62F1">
        <w:t>la comuna 10 y</w:t>
      </w:r>
      <w:r>
        <w:t xml:space="preserve"> la zona centro</w:t>
      </w:r>
      <w:r w:rsidR="00370359">
        <w:t>.</w:t>
      </w:r>
      <w:r w:rsidR="00E97E11">
        <w:t xml:space="preserve"> Estos</w:t>
      </w:r>
      <w:r>
        <w:t xml:space="preserve"> eventos</w:t>
      </w:r>
      <w:r w:rsidR="00E97E11">
        <w:t xml:space="preserve"> ocurren</w:t>
      </w:r>
      <w:r>
        <w:t xml:space="preserve"> mayoritariamente en exteriores y espacio habitacionales. Los eventos </w:t>
      </w:r>
      <w:r w:rsidR="00F405F7">
        <w:t>también</w:t>
      </w:r>
      <w:r>
        <w:t xml:space="preserve"> </w:t>
      </w:r>
      <w:r w:rsidR="00F405F7">
        <w:t>varían</w:t>
      </w:r>
      <w:r>
        <w:t xml:space="preserve"> </w:t>
      </w:r>
      <w:r w:rsidR="00F405F7">
        <w:t>según</w:t>
      </w:r>
      <w:r>
        <w:t xml:space="preserve"> el rango de horario, con un notorio incremento en la tarde y noche, lo que muestra un posible patrón</w:t>
      </w:r>
      <w:r w:rsidR="00F405F7">
        <w:t xml:space="preserve"> </w:t>
      </w:r>
      <w:r w:rsidR="00E97E11">
        <w:t>en los datos</w:t>
      </w:r>
      <w:r w:rsidR="00F405F7">
        <w:t>.</w:t>
      </w:r>
    </w:p>
    <w:p w14:paraId="1D1F52A4" w14:textId="77777777" w:rsidR="00D47A5A" w:rsidRDefault="00231B44">
      <w:pPr>
        <w:pBdr>
          <w:top w:val="nil"/>
          <w:left w:val="nil"/>
          <w:bottom w:val="nil"/>
          <w:right w:val="nil"/>
          <w:between w:val="nil"/>
        </w:pBdr>
      </w:pPr>
      <w:r>
        <w:tab/>
      </w:r>
    </w:p>
    <w:p w14:paraId="1D1F52A5" w14:textId="5D3EE7EB" w:rsidR="00D47A5A" w:rsidRDefault="00231B44">
      <w:pPr>
        <w:pBdr>
          <w:top w:val="nil"/>
          <w:left w:val="nil"/>
          <w:bottom w:val="nil"/>
          <w:right w:val="nil"/>
          <w:between w:val="nil"/>
        </w:pBdr>
      </w:pPr>
      <w:r>
        <w:tab/>
        <w:t>Estas tendencias ofrecen una visión clara acerca de las características de los eventos y se puede observar en la Figura 3.</w:t>
      </w:r>
    </w:p>
    <w:p w14:paraId="1D1F52A6" w14:textId="77777777" w:rsidR="00D47A5A" w:rsidRDefault="00D47A5A">
      <w:pPr>
        <w:pBdr>
          <w:top w:val="nil"/>
          <w:left w:val="nil"/>
          <w:bottom w:val="nil"/>
          <w:right w:val="nil"/>
          <w:between w:val="nil"/>
        </w:pBdr>
        <w:rPr>
          <w:b/>
        </w:rPr>
      </w:pPr>
    </w:p>
    <w:p w14:paraId="1D1F52A7" w14:textId="77777777" w:rsidR="00D47A5A" w:rsidRDefault="00231B44">
      <w:pPr>
        <w:rPr>
          <w:b/>
        </w:rPr>
      </w:pPr>
      <w:r>
        <w:rPr>
          <w:b/>
        </w:rPr>
        <w:t>Figura 3.</w:t>
      </w:r>
    </w:p>
    <w:p w14:paraId="1D1F52A8" w14:textId="3C4EE6B5" w:rsidR="00D47A5A" w:rsidRDefault="00231B44">
      <w:r>
        <w:t xml:space="preserve">Frecuencia de registros para las variables </w:t>
      </w:r>
      <w:r w:rsidR="00F405F7">
        <w:t>c</w:t>
      </w:r>
      <w:r>
        <w:t>ategóricas</w:t>
      </w:r>
      <w:r w:rsidR="00F405F7">
        <w:t>.</w:t>
      </w:r>
    </w:p>
    <w:p w14:paraId="1D1F52A9" w14:textId="77777777" w:rsidR="00D47A5A" w:rsidRDefault="00D47A5A"/>
    <w:p w14:paraId="1D1F52AA" w14:textId="77777777" w:rsidR="00D47A5A" w:rsidRDefault="00231B44">
      <w:pPr>
        <w:jc w:val="center"/>
      </w:pPr>
      <w:r>
        <w:rPr>
          <w:noProof/>
        </w:rPr>
        <w:lastRenderedPageBreak/>
        <w:drawing>
          <wp:inline distT="114300" distB="114300" distL="114300" distR="114300" wp14:anchorId="1D1F54E6" wp14:editId="1D1F54E7">
            <wp:extent cx="5971540" cy="7289800"/>
            <wp:effectExtent l="0" t="0" r="0" b="0"/>
            <wp:docPr id="3970416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71540" cy="7289800"/>
                    </a:xfrm>
                    <a:prstGeom prst="rect">
                      <a:avLst/>
                    </a:prstGeom>
                    <a:ln/>
                  </pic:spPr>
                </pic:pic>
              </a:graphicData>
            </a:graphic>
          </wp:inline>
        </w:drawing>
      </w:r>
    </w:p>
    <w:p w14:paraId="1D1F52AB" w14:textId="7B151E08" w:rsidR="00D47A5A" w:rsidRDefault="00231B44">
      <w:pPr>
        <w:rPr>
          <w:b/>
        </w:rPr>
      </w:pPr>
      <w:r>
        <w:rPr>
          <w:b/>
        </w:rPr>
        <w:t xml:space="preserve">Fuente: </w:t>
      </w:r>
      <w:r>
        <w:t xml:space="preserve">Elaboración propia mediante el archivo </w:t>
      </w:r>
      <w:r w:rsidR="000F53DB">
        <w:t>P</w:t>
      </w:r>
      <w:r>
        <w:t xml:space="preserve">ython </w:t>
      </w:r>
      <w:r>
        <w:rPr>
          <w:i/>
        </w:rPr>
        <w:t>ME03 - G01 - [1040757710] - [1035874124].ipynb</w:t>
      </w:r>
      <w:r w:rsidR="000D1934">
        <w:rPr>
          <w:i/>
        </w:rPr>
        <w:t xml:space="preserve"> </w:t>
      </w:r>
      <w:sdt>
        <w:sdtPr>
          <w:rPr>
            <w:i/>
            <w:color w:val="000000"/>
          </w:rPr>
          <w:tag w:val="MENDELEY_CITATION_v3_eyJjaXRhdGlvbklEIjoiTUVOREVMRVlfQ0lUQVRJT05fNDMyYjZlZDAtN2U5MS00ZGI3LTk5MGUtMzcwNGFiM2FmMDdi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
          <w:id w:val="-914778697"/>
          <w:placeholder>
            <w:docPart w:val="5EB7A9EEED334106B19B273D74B20005"/>
          </w:placeholder>
        </w:sdtPr>
        <w:sdtContent>
          <w:r w:rsidR="007E6BA5" w:rsidRPr="007E6BA5">
            <w:rPr>
              <w:color w:val="000000"/>
            </w:rPr>
            <w:t>(Franco-Franco &amp; Giraldo-Martínez, 2024)</w:t>
          </w:r>
        </w:sdtContent>
      </w:sdt>
      <w:r w:rsidR="000D1934" w:rsidRPr="000D1934">
        <w:rPr>
          <w:iCs/>
          <w:color w:val="000000"/>
        </w:rPr>
        <w:t>.</w:t>
      </w:r>
    </w:p>
    <w:p w14:paraId="1D1F52AC" w14:textId="24AB7777" w:rsidR="00D47A5A" w:rsidRDefault="00231B44">
      <w:pPr>
        <w:pBdr>
          <w:top w:val="nil"/>
          <w:left w:val="nil"/>
          <w:bottom w:val="nil"/>
          <w:right w:val="nil"/>
          <w:between w:val="nil"/>
        </w:pBdr>
        <w:rPr>
          <w:b/>
        </w:rPr>
      </w:pPr>
      <w:r>
        <w:rPr>
          <w:b/>
        </w:rPr>
        <w:lastRenderedPageBreak/>
        <w:t xml:space="preserve">Relación de las </w:t>
      </w:r>
      <w:r w:rsidR="00E97E11">
        <w:rPr>
          <w:b/>
        </w:rPr>
        <w:t>v</w:t>
      </w:r>
      <w:r>
        <w:rPr>
          <w:b/>
        </w:rPr>
        <w:t xml:space="preserve">ariables </w:t>
      </w:r>
      <w:r w:rsidR="00E97E11">
        <w:rPr>
          <w:b/>
        </w:rPr>
        <w:t>n</w:t>
      </w:r>
      <w:r>
        <w:rPr>
          <w:b/>
        </w:rPr>
        <w:t>uméricas</w:t>
      </w:r>
    </w:p>
    <w:p w14:paraId="1D1F52AD" w14:textId="1F955EE9" w:rsidR="00D47A5A" w:rsidRDefault="00231B44">
      <w:pPr>
        <w:pBdr>
          <w:top w:val="nil"/>
          <w:left w:val="nil"/>
          <w:bottom w:val="nil"/>
          <w:right w:val="nil"/>
          <w:between w:val="nil"/>
        </w:pBdr>
      </w:pPr>
      <w:r>
        <w:rPr>
          <w:b/>
          <w:color w:val="4A86E8"/>
        </w:rPr>
        <w:tab/>
      </w:r>
      <w:r>
        <w:t xml:space="preserve">Al analizar estas relaciones, podemos encontrar que los hurtos afectan principalmente a jóvenes entre 20 y 30 años. También, es notable que la mayoría de </w:t>
      </w:r>
      <w:r w:rsidR="000F53DB">
        <w:t>los incidentes</w:t>
      </w:r>
      <w:r>
        <w:t xml:space="preserve"> ocurren de manera uniforme a lo largo de los días y meses. </w:t>
      </w:r>
    </w:p>
    <w:p w14:paraId="1D1F52AE" w14:textId="77777777" w:rsidR="00D47A5A" w:rsidRDefault="00231B44">
      <w:pPr>
        <w:pBdr>
          <w:top w:val="nil"/>
          <w:left w:val="nil"/>
          <w:bottom w:val="nil"/>
          <w:right w:val="nil"/>
          <w:between w:val="nil"/>
        </w:pBdr>
      </w:pPr>
      <w:r>
        <w:tab/>
        <w:t>No se observan relaciones fuertes entre las variables, aunque los patrones son consistentes en diferentes edades y períodos. Estos resultados se pueden observar en la Figura 4.</w:t>
      </w:r>
    </w:p>
    <w:p w14:paraId="1D1F52AF" w14:textId="77777777" w:rsidR="00D47A5A" w:rsidRDefault="00D47A5A">
      <w:pPr>
        <w:pBdr>
          <w:top w:val="nil"/>
          <w:left w:val="nil"/>
          <w:bottom w:val="nil"/>
          <w:right w:val="nil"/>
          <w:between w:val="nil"/>
        </w:pBdr>
        <w:rPr>
          <w:color w:val="4A86E8"/>
          <w:highlight w:val="yellow"/>
        </w:rPr>
      </w:pPr>
    </w:p>
    <w:p w14:paraId="1D1F52B0" w14:textId="77777777" w:rsidR="00D47A5A" w:rsidRDefault="00231B44">
      <w:pPr>
        <w:rPr>
          <w:b/>
        </w:rPr>
      </w:pPr>
      <w:r>
        <w:rPr>
          <w:b/>
        </w:rPr>
        <w:t xml:space="preserve">Figura 4. </w:t>
      </w:r>
    </w:p>
    <w:p w14:paraId="1D1F52B1" w14:textId="77777777" w:rsidR="00D47A5A" w:rsidRDefault="00231B44">
      <w:pPr>
        <w:rPr>
          <w:b/>
        </w:rPr>
      </w:pPr>
      <w:r>
        <w:t>Relación de Variables Numéricas</w:t>
      </w:r>
    </w:p>
    <w:p w14:paraId="1D1F52B2" w14:textId="77777777" w:rsidR="00D47A5A" w:rsidRDefault="00D47A5A">
      <w:pPr>
        <w:pBdr>
          <w:top w:val="nil"/>
          <w:left w:val="nil"/>
          <w:bottom w:val="nil"/>
          <w:right w:val="nil"/>
          <w:between w:val="nil"/>
        </w:pBdr>
        <w:rPr>
          <w:b/>
          <w:color w:val="4A86E8"/>
        </w:rPr>
      </w:pPr>
    </w:p>
    <w:p w14:paraId="1D1F52B3" w14:textId="77777777" w:rsidR="00D47A5A" w:rsidRDefault="00231B44">
      <w:pPr>
        <w:pBdr>
          <w:top w:val="nil"/>
          <w:left w:val="nil"/>
          <w:bottom w:val="nil"/>
          <w:right w:val="nil"/>
          <w:between w:val="nil"/>
        </w:pBdr>
        <w:jc w:val="center"/>
        <w:rPr>
          <w:b/>
          <w:color w:val="4A86E8"/>
        </w:rPr>
      </w:pPr>
      <w:r>
        <w:rPr>
          <w:b/>
          <w:noProof/>
          <w:color w:val="4A86E8"/>
        </w:rPr>
        <w:drawing>
          <wp:inline distT="114300" distB="114300" distL="114300" distR="114300" wp14:anchorId="1D1F54E8" wp14:editId="1D1F54E9">
            <wp:extent cx="4710810" cy="4710810"/>
            <wp:effectExtent l="0" t="0" r="0" b="0"/>
            <wp:docPr id="3970416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710810" cy="4710810"/>
                    </a:xfrm>
                    <a:prstGeom prst="rect">
                      <a:avLst/>
                    </a:prstGeom>
                    <a:ln/>
                  </pic:spPr>
                </pic:pic>
              </a:graphicData>
            </a:graphic>
          </wp:inline>
        </w:drawing>
      </w:r>
    </w:p>
    <w:p w14:paraId="1D1F52B4" w14:textId="43609983" w:rsidR="00D47A5A" w:rsidRDefault="00231B44">
      <w:pPr>
        <w:rPr>
          <w:b/>
          <w:color w:val="4A86E8"/>
        </w:rPr>
      </w:pPr>
      <w:r>
        <w:rPr>
          <w:b/>
        </w:rPr>
        <w:t xml:space="preserve">Fuente: </w:t>
      </w:r>
      <w:r>
        <w:t xml:space="preserve">Elaboración propia mediante el archivo </w:t>
      </w:r>
      <w:r w:rsidR="000F53DB">
        <w:t>P</w:t>
      </w:r>
      <w:r>
        <w:t xml:space="preserve">ython </w:t>
      </w:r>
      <w:r>
        <w:rPr>
          <w:i/>
        </w:rPr>
        <w:t>ME03 - G01 - [1040757710] - [1035874124].ipynb</w:t>
      </w:r>
      <w:r w:rsidR="000D1934">
        <w:rPr>
          <w:i/>
        </w:rPr>
        <w:t xml:space="preserve"> </w:t>
      </w:r>
      <w:sdt>
        <w:sdtPr>
          <w:rPr>
            <w:i/>
            <w:color w:val="000000"/>
          </w:rPr>
          <w:tag w:val="MENDELEY_CITATION_v3_eyJjaXRhdGlvbklEIjoiTUVOREVMRVlfQ0lUQVRJT05fOTljZTAzZWUtOGUxNS00ZDcyLTlhODYtNjg1MDI1NWYxYzRl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
          <w:id w:val="248011419"/>
          <w:placeholder>
            <w:docPart w:val="B242C45910E94AAA801DA28CDEAEC373"/>
          </w:placeholder>
        </w:sdtPr>
        <w:sdtContent>
          <w:r w:rsidR="007E6BA5" w:rsidRPr="007E6BA5">
            <w:rPr>
              <w:color w:val="000000"/>
            </w:rPr>
            <w:t>(Franco-Franco &amp; Giraldo-Martínez, 2024)</w:t>
          </w:r>
        </w:sdtContent>
      </w:sdt>
      <w:r w:rsidR="000D1934" w:rsidRPr="000D1934">
        <w:rPr>
          <w:iCs/>
          <w:color w:val="000000"/>
        </w:rPr>
        <w:t>.</w:t>
      </w:r>
    </w:p>
    <w:p w14:paraId="1D1F52B5" w14:textId="2964F75E" w:rsidR="00D47A5A" w:rsidRDefault="00231B44">
      <w:pPr>
        <w:pBdr>
          <w:top w:val="nil"/>
          <w:left w:val="nil"/>
          <w:bottom w:val="nil"/>
          <w:right w:val="nil"/>
          <w:between w:val="nil"/>
        </w:pBdr>
        <w:rPr>
          <w:b/>
        </w:rPr>
      </w:pPr>
      <w:r>
        <w:rPr>
          <w:b/>
        </w:rPr>
        <w:lastRenderedPageBreak/>
        <w:t xml:space="preserve">Relación de las variables </w:t>
      </w:r>
      <w:r w:rsidR="007E1596">
        <w:rPr>
          <w:b/>
        </w:rPr>
        <w:t>c</w:t>
      </w:r>
      <w:r>
        <w:rPr>
          <w:b/>
        </w:rPr>
        <w:t xml:space="preserve">ategóricas con la variable </w:t>
      </w:r>
      <w:r w:rsidR="007E1596">
        <w:rPr>
          <w:b/>
        </w:rPr>
        <w:t>r</w:t>
      </w:r>
      <w:r>
        <w:rPr>
          <w:b/>
        </w:rPr>
        <w:t>espuesta</w:t>
      </w:r>
    </w:p>
    <w:p w14:paraId="1D1F52B6" w14:textId="77777777" w:rsidR="00D47A5A" w:rsidRDefault="00231B44">
      <w:pPr>
        <w:pBdr>
          <w:top w:val="nil"/>
          <w:left w:val="nil"/>
          <w:bottom w:val="nil"/>
          <w:right w:val="nil"/>
          <w:between w:val="nil"/>
        </w:pBdr>
      </w:pPr>
      <w:r>
        <w:tab/>
        <w:t xml:space="preserve">La distribución de la cantidad de hurtos según las diferentes categorías muestra que los hombres y las personas solteras son los grupos más afectados (algo muy parecido a la distribución de registros de estas mismas variables). También, la modalidad más común de hurto es sin arma, aunque de igual manera destacan los hurtos violentos. </w:t>
      </w:r>
    </w:p>
    <w:p w14:paraId="1D1F52B7" w14:textId="4B0DEC27" w:rsidR="00D47A5A" w:rsidRDefault="00231B44">
      <w:pPr>
        <w:pBdr>
          <w:top w:val="nil"/>
          <w:left w:val="nil"/>
          <w:bottom w:val="nil"/>
          <w:right w:val="nil"/>
          <w:between w:val="nil"/>
        </w:pBdr>
      </w:pPr>
      <w:r>
        <w:tab/>
        <w:t xml:space="preserve">En términos de ubicación, la relación es muy similar a la ya </w:t>
      </w:r>
      <w:r w:rsidR="00100DBE">
        <w:t>vista,</w:t>
      </w:r>
      <w:r>
        <w:t xml:space="preserve"> pero al analizar los códigos de comunas, destacan las comunas 10, 14 y 15. En la Figura 5 se pueden observar estas relaciones que</w:t>
      </w:r>
      <w:r w:rsidR="00C553E2">
        <w:t>,</w:t>
      </w:r>
      <w:r>
        <w:t xml:space="preserve"> en términos generales, son muy parecidas a las ya revisadas en la distribución de las variables categóricas.</w:t>
      </w:r>
    </w:p>
    <w:p w14:paraId="1D1F52B8" w14:textId="77777777" w:rsidR="00D47A5A" w:rsidRDefault="00D47A5A">
      <w:pPr>
        <w:pBdr>
          <w:top w:val="nil"/>
          <w:left w:val="nil"/>
          <w:bottom w:val="nil"/>
          <w:right w:val="nil"/>
          <w:between w:val="nil"/>
        </w:pBdr>
      </w:pPr>
    </w:p>
    <w:p w14:paraId="1D1F52B9" w14:textId="77777777" w:rsidR="00D47A5A" w:rsidRDefault="00231B44">
      <w:pPr>
        <w:rPr>
          <w:b/>
        </w:rPr>
      </w:pPr>
      <w:r>
        <w:rPr>
          <w:b/>
        </w:rPr>
        <w:t>Figura 5.</w:t>
      </w:r>
    </w:p>
    <w:p w14:paraId="1D1F52BA" w14:textId="000190A4" w:rsidR="00D47A5A" w:rsidRDefault="00231B44">
      <w:r>
        <w:t xml:space="preserve">Relación de las </w:t>
      </w:r>
      <w:r w:rsidR="0006137C">
        <w:t>v</w:t>
      </w:r>
      <w:r>
        <w:t>ariables categóricas con la cantidad de hurtos</w:t>
      </w:r>
      <w:r w:rsidR="00100DBE">
        <w:t>.</w:t>
      </w:r>
    </w:p>
    <w:p w14:paraId="1D1F52BB" w14:textId="77777777" w:rsidR="00D47A5A" w:rsidRDefault="00D47A5A">
      <w:pPr>
        <w:pBdr>
          <w:top w:val="nil"/>
          <w:left w:val="nil"/>
          <w:bottom w:val="nil"/>
          <w:right w:val="nil"/>
          <w:between w:val="nil"/>
        </w:pBdr>
        <w:rPr>
          <w:b/>
        </w:rPr>
      </w:pPr>
    </w:p>
    <w:p w14:paraId="1D1F52BC" w14:textId="77777777" w:rsidR="00D47A5A" w:rsidRDefault="00231B44">
      <w:pPr>
        <w:pBdr>
          <w:top w:val="nil"/>
          <w:left w:val="nil"/>
          <w:bottom w:val="nil"/>
          <w:right w:val="nil"/>
          <w:between w:val="nil"/>
        </w:pBdr>
        <w:rPr>
          <w:b/>
        </w:rPr>
      </w:pPr>
      <w:r>
        <w:rPr>
          <w:b/>
          <w:noProof/>
        </w:rPr>
        <w:lastRenderedPageBreak/>
        <w:drawing>
          <wp:inline distT="114300" distB="114300" distL="114300" distR="114300" wp14:anchorId="1D1F54EA" wp14:editId="1D1F54EB">
            <wp:extent cx="5971540" cy="4978400"/>
            <wp:effectExtent l="0" t="0" r="0" b="0"/>
            <wp:docPr id="3970416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71540" cy="4978400"/>
                    </a:xfrm>
                    <a:prstGeom prst="rect">
                      <a:avLst/>
                    </a:prstGeom>
                    <a:ln/>
                  </pic:spPr>
                </pic:pic>
              </a:graphicData>
            </a:graphic>
          </wp:inline>
        </w:drawing>
      </w:r>
    </w:p>
    <w:p w14:paraId="1D1F52BD" w14:textId="1FCE2B00" w:rsidR="00D47A5A" w:rsidRDefault="00231B44">
      <w:r>
        <w:rPr>
          <w:b/>
        </w:rPr>
        <w:t xml:space="preserve">Fuente: </w:t>
      </w:r>
      <w:r>
        <w:t xml:space="preserve">Elaboración propia mediante el archivo </w:t>
      </w:r>
      <w:r w:rsidR="00100DBE">
        <w:t>P</w:t>
      </w:r>
      <w:r>
        <w:t xml:space="preserve">ython </w:t>
      </w:r>
      <w:r>
        <w:rPr>
          <w:i/>
        </w:rPr>
        <w:t>ME03 - G01 - [1040757710] - [1035874124].ipynb</w:t>
      </w:r>
      <w:r w:rsidR="000D1934">
        <w:rPr>
          <w:i/>
        </w:rPr>
        <w:t xml:space="preserve"> </w:t>
      </w:r>
      <w:sdt>
        <w:sdtPr>
          <w:rPr>
            <w:i/>
            <w:color w:val="000000"/>
          </w:rPr>
          <w:tag w:val="MENDELEY_CITATION_v3_eyJjaXRhdGlvbklEIjoiTUVOREVMRVlfQ0lUQVRJT05fNjM4NDAzZjEtMTY1NC00NmU2LTk1NTctN2NlOGI5M2YzNDdh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
          <w:id w:val="1026835897"/>
          <w:placeholder>
            <w:docPart w:val="839A1DAD60274C8D825218505D66C5E3"/>
          </w:placeholder>
        </w:sdtPr>
        <w:sdtContent>
          <w:r w:rsidR="007E6BA5" w:rsidRPr="007E6BA5">
            <w:rPr>
              <w:color w:val="000000"/>
            </w:rPr>
            <w:t>(Franco-Franco &amp; Giraldo-Martínez, 2024)</w:t>
          </w:r>
        </w:sdtContent>
      </w:sdt>
      <w:r w:rsidR="000D1934" w:rsidRPr="000D1934">
        <w:rPr>
          <w:iCs/>
          <w:color w:val="000000"/>
        </w:rPr>
        <w:t>.</w:t>
      </w:r>
    </w:p>
    <w:p w14:paraId="1D1F52BE" w14:textId="77777777" w:rsidR="00D47A5A" w:rsidRDefault="00D47A5A">
      <w:pPr>
        <w:rPr>
          <w:color w:val="4A86E8"/>
        </w:rPr>
      </w:pPr>
    </w:p>
    <w:p w14:paraId="1D1F52BF" w14:textId="069DE4B2" w:rsidR="00D47A5A" w:rsidRDefault="00231B44">
      <w:pPr>
        <w:pBdr>
          <w:top w:val="nil"/>
          <w:left w:val="nil"/>
          <w:bottom w:val="nil"/>
          <w:right w:val="nil"/>
          <w:between w:val="nil"/>
        </w:pBdr>
        <w:rPr>
          <w:b/>
        </w:rPr>
      </w:pPr>
      <w:r>
        <w:rPr>
          <w:b/>
        </w:rPr>
        <w:t xml:space="preserve">Variable </w:t>
      </w:r>
      <w:r w:rsidR="00685982">
        <w:rPr>
          <w:b/>
        </w:rPr>
        <w:t>r</w:t>
      </w:r>
      <w:r>
        <w:rPr>
          <w:b/>
        </w:rPr>
        <w:t>espuesta</w:t>
      </w:r>
    </w:p>
    <w:p w14:paraId="1D1F52C0" w14:textId="310B8DD2" w:rsidR="00D47A5A" w:rsidRDefault="00231B44">
      <w:pPr>
        <w:pBdr>
          <w:top w:val="nil"/>
          <w:left w:val="nil"/>
          <w:bottom w:val="nil"/>
          <w:right w:val="nil"/>
          <w:between w:val="nil"/>
        </w:pBdr>
      </w:pPr>
      <w:r>
        <w:t xml:space="preserve">Para la variable </w:t>
      </w:r>
      <w:r w:rsidR="00685982">
        <w:rPr>
          <w:i/>
          <w:iCs/>
        </w:rPr>
        <w:t>c</w:t>
      </w:r>
      <w:r w:rsidRPr="00685982">
        <w:rPr>
          <w:i/>
          <w:iCs/>
        </w:rPr>
        <w:t>antidad de hurtos</w:t>
      </w:r>
      <w:r>
        <w:t xml:space="preserve">, en la Figura 6 se puede observar que tiene una distribución altamente asimétrica hacia la derecha, con la mayoría de los datos cercanos a uno. El </w:t>
      </w:r>
      <w:r w:rsidR="00100DBE">
        <w:t>B</w:t>
      </w:r>
      <w:r>
        <w:t xml:space="preserve">oxplot </w:t>
      </w:r>
      <w:r w:rsidR="007E6BA5">
        <w:t xml:space="preserve">mostrado en la figura </w:t>
      </w:r>
      <w:r>
        <w:t xml:space="preserve">refuerza esta observación, mostrando que aún se cuentan con algunos valores atípicos que afectan la distribución de la variable. </w:t>
      </w:r>
    </w:p>
    <w:p w14:paraId="1D1F52C1" w14:textId="77777777" w:rsidR="00D47A5A" w:rsidRDefault="00D47A5A">
      <w:pPr>
        <w:pBdr>
          <w:top w:val="nil"/>
          <w:left w:val="nil"/>
          <w:bottom w:val="nil"/>
          <w:right w:val="nil"/>
          <w:between w:val="nil"/>
        </w:pBdr>
        <w:rPr>
          <w:color w:val="4A86E8"/>
        </w:rPr>
      </w:pPr>
    </w:p>
    <w:p w14:paraId="1D1F52C2" w14:textId="77777777" w:rsidR="00D47A5A" w:rsidRDefault="00D47A5A">
      <w:pPr>
        <w:pBdr>
          <w:top w:val="nil"/>
          <w:left w:val="nil"/>
          <w:bottom w:val="nil"/>
          <w:right w:val="nil"/>
          <w:between w:val="nil"/>
        </w:pBdr>
        <w:rPr>
          <w:color w:val="4A86E8"/>
        </w:rPr>
      </w:pPr>
    </w:p>
    <w:p w14:paraId="1D1F52C3" w14:textId="77777777" w:rsidR="00D47A5A" w:rsidRDefault="00D47A5A">
      <w:pPr>
        <w:pBdr>
          <w:top w:val="nil"/>
          <w:left w:val="nil"/>
          <w:bottom w:val="nil"/>
          <w:right w:val="nil"/>
          <w:between w:val="nil"/>
        </w:pBdr>
        <w:rPr>
          <w:color w:val="4A86E8"/>
        </w:rPr>
      </w:pPr>
    </w:p>
    <w:p w14:paraId="1D1F52C4" w14:textId="77777777" w:rsidR="00D47A5A" w:rsidRDefault="00231B44">
      <w:pPr>
        <w:rPr>
          <w:b/>
        </w:rPr>
      </w:pPr>
      <w:r>
        <w:rPr>
          <w:b/>
        </w:rPr>
        <w:lastRenderedPageBreak/>
        <w:t>Figura 6.</w:t>
      </w:r>
    </w:p>
    <w:p w14:paraId="1D1F52C5" w14:textId="77777777" w:rsidR="00D47A5A" w:rsidRDefault="00231B44">
      <w:r>
        <w:t>Detalle de la variable respuesta</w:t>
      </w:r>
    </w:p>
    <w:p w14:paraId="1D1F52C6" w14:textId="77777777" w:rsidR="00D47A5A" w:rsidRDefault="00D47A5A"/>
    <w:p w14:paraId="1D1F52C7" w14:textId="77777777" w:rsidR="00D47A5A" w:rsidRDefault="00231B44">
      <w:r>
        <w:rPr>
          <w:noProof/>
        </w:rPr>
        <w:drawing>
          <wp:inline distT="114300" distB="114300" distL="114300" distR="114300" wp14:anchorId="1D1F54EC" wp14:editId="1D1F54ED">
            <wp:extent cx="5971540" cy="2349500"/>
            <wp:effectExtent l="0" t="0" r="0" b="0"/>
            <wp:docPr id="39704165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71540" cy="2349500"/>
                    </a:xfrm>
                    <a:prstGeom prst="rect">
                      <a:avLst/>
                    </a:prstGeom>
                    <a:ln/>
                  </pic:spPr>
                </pic:pic>
              </a:graphicData>
            </a:graphic>
          </wp:inline>
        </w:drawing>
      </w:r>
    </w:p>
    <w:p w14:paraId="1D1F52C8" w14:textId="09B241B7" w:rsidR="00D47A5A" w:rsidRDefault="00231B44">
      <w:r>
        <w:rPr>
          <w:b/>
        </w:rPr>
        <w:t xml:space="preserve">Fuente: </w:t>
      </w:r>
      <w:r>
        <w:t xml:space="preserve">Elaboración propia mediante el archivo </w:t>
      </w:r>
      <w:r w:rsidR="00EA00E0">
        <w:t>P</w:t>
      </w:r>
      <w:r>
        <w:t xml:space="preserve">ython </w:t>
      </w:r>
      <w:r>
        <w:rPr>
          <w:i/>
        </w:rPr>
        <w:t>ME03 - G01 - [1040757710] - [1035874124].ipynb</w:t>
      </w:r>
      <w:r w:rsidR="007E6BA5">
        <w:rPr>
          <w:i/>
        </w:rPr>
        <w:t xml:space="preserve"> </w:t>
      </w:r>
      <w:sdt>
        <w:sdtPr>
          <w:rPr>
            <w:i/>
            <w:color w:val="000000"/>
          </w:rPr>
          <w:tag w:val="MENDELEY_CITATION_v3_eyJjaXRhdGlvbklEIjoiTUVOREVMRVlfQ0lUQVRJT05fN2Q0NWY0MDUtZWE2My00YjMyLThhNTQtNmNhYWE4YjA0Nzk0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
          <w:id w:val="-1551064838"/>
          <w:placeholder>
            <w:docPart w:val="D09BE8A22A314A2DB4A8412F4084F0B5"/>
          </w:placeholder>
        </w:sdtPr>
        <w:sdtContent>
          <w:r w:rsidR="007E6BA5" w:rsidRPr="007E6BA5">
            <w:rPr>
              <w:color w:val="000000"/>
            </w:rPr>
            <w:t>(Franco-Franco &amp; Giraldo-Martínez, 2024)</w:t>
          </w:r>
        </w:sdtContent>
      </w:sdt>
      <w:r w:rsidR="007E6BA5" w:rsidRPr="000D1934">
        <w:rPr>
          <w:iCs/>
          <w:color w:val="000000"/>
        </w:rPr>
        <w:t>.</w:t>
      </w:r>
    </w:p>
    <w:p w14:paraId="1D1F52C9" w14:textId="77777777" w:rsidR="00D47A5A" w:rsidRDefault="00D47A5A">
      <w:pPr>
        <w:pBdr>
          <w:top w:val="nil"/>
          <w:left w:val="nil"/>
          <w:bottom w:val="nil"/>
          <w:right w:val="nil"/>
          <w:between w:val="nil"/>
        </w:pBdr>
        <w:rPr>
          <w:b/>
          <w:color w:val="4A86E8"/>
        </w:rPr>
      </w:pPr>
    </w:p>
    <w:p w14:paraId="1D1F52CA" w14:textId="77777777" w:rsidR="00D47A5A" w:rsidRDefault="00D47A5A">
      <w:pPr>
        <w:pBdr>
          <w:top w:val="nil"/>
          <w:left w:val="nil"/>
          <w:bottom w:val="nil"/>
          <w:right w:val="nil"/>
          <w:between w:val="nil"/>
        </w:pBdr>
        <w:rPr>
          <w:b/>
          <w:color w:val="4A86E8"/>
        </w:rPr>
      </w:pPr>
    </w:p>
    <w:p w14:paraId="1D1F52CB" w14:textId="77777777" w:rsidR="00D47A5A" w:rsidRDefault="00D47A5A">
      <w:pPr>
        <w:pBdr>
          <w:top w:val="nil"/>
          <w:left w:val="nil"/>
          <w:bottom w:val="nil"/>
          <w:right w:val="nil"/>
          <w:between w:val="nil"/>
        </w:pBdr>
        <w:ind w:firstLine="709"/>
        <w:rPr>
          <w:color w:val="4A86E8"/>
        </w:rPr>
      </w:pPr>
    </w:p>
    <w:p w14:paraId="1D1F52CC" w14:textId="77777777" w:rsidR="00D47A5A" w:rsidRDefault="00D47A5A">
      <w:pPr>
        <w:pBdr>
          <w:top w:val="nil"/>
          <w:left w:val="nil"/>
          <w:bottom w:val="nil"/>
          <w:right w:val="nil"/>
          <w:between w:val="nil"/>
        </w:pBdr>
        <w:ind w:firstLine="709"/>
      </w:pPr>
    </w:p>
    <w:p w14:paraId="1D1F52CD" w14:textId="77777777" w:rsidR="00D47A5A" w:rsidRDefault="00231B44">
      <w:pPr>
        <w:pBdr>
          <w:top w:val="nil"/>
          <w:left w:val="nil"/>
          <w:bottom w:val="nil"/>
          <w:right w:val="nil"/>
          <w:between w:val="nil"/>
        </w:pBdr>
        <w:rPr>
          <w:color w:val="4A86E8"/>
        </w:rPr>
      </w:pPr>
      <w:r>
        <w:tab/>
      </w:r>
    </w:p>
    <w:p w14:paraId="1D1F52CE" w14:textId="77777777" w:rsidR="00D47A5A" w:rsidRDefault="00231B44" w:rsidP="00231B44">
      <w:pPr>
        <w:pStyle w:val="Ttulo1"/>
        <w:ind w:left="360"/>
        <w:jc w:val="both"/>
      </w:pPr>
      <w:bookmarkStart w:id="43" w:name="_heading=h.49x2ik5" w:colFirst="0" w:colLast="0"/>
      <w:bookmarkEnd w:id="43"/>
      <w:r>
        <w:br w:type="page"/>
      </w:r>
      <w:r>
        <w:lastRenderedPageBreak/>
        <w:t>Proceso de analítica</w:t>
      </w:r>
    </w:p>
    <w:p w14:paraId="1D1F52CF" w14:textId="77777777" w:rsidR="00D47A5A" w:rsidRDefault="00D47A5A">
      <w:pPr>
        <w:rPr>
          <w:b/>
          <w:sz w:val="20"/>
          <w:szCs w:val="20"/>
        </w:rPr>
      </w:pPr>
    </w:p>
    <w:p w14:paraId="1D1F52D0" w14:textId="77777777" w:rsidR="00D47A5A" w:rsidRDefault="00231B44">
      <w:pPr>
        <w:pStyle w:val="Ttulo2"/>
        <w:numPr>
          <w:ilvl w:val="1"/>
          <w:numId w:val="13"/>
        </w:numPr>
        <w:rPr>
          <w:sz w:val="36"/>
          <w:szCs w:val="36"/>
        </w:rPr>
      </w:pPr>
      <w:bookmarkStart w:id="44" w:name="_heading=h.2p2csry" w:colFirst="0" w:colLast="0"/>
      <w:bookmarkEnd w:id="44"/>
      <w:r>
        <w:t xml:space="preserve"> Pipeline principal</w:t>
      </w:r>
    </w:p>
    <w:p w14:paraId="1D1F52D1" w14:textId="77777777" w:rsidR="00D47A5A" w:rsidRDefault="00231B44">
      <w:pPr>
        <w:pBdr>
          <w:top w:val="nil"/>
          <w:left w:val="nil"/>
          <w:bottom w:val="nil"/>
          <w:right w:val="nil"/>
          <w:between w:val="nil"/>
        </w:pBdr>
        <w:ind w:firstLine="709"/>
        <w:rPr>
          <w:color w:val="000000"/>
        </w:rPr>
      </w:pPr>
      <w:r>
        <w:rPr>
          <w:color w:val="000000"/>
        </w:rPr>
        <w:t>Describe con un gráfico el flujo de trabajo general de los datos en tu proyecto. Añade o modifica secciones si lo consideras necesario</w:t>
      </w:r>
    </w:p>
    <w:p w14:paraId="1D1F52D2" w14:textId="77777777" w:rsidR="00D47A5A" w:rsidRDefault="00D47A5A"/>
    <w:p w14:paraId="1D1F52D3" w14:textId="77777777" w:rsidR="00D47A5A" w:rsidRDefault="00231B44">
      <w:pPr>
        <w:pStyle w:val="Ttulo2"/>
        <w:numPr>
          <w:ilvl w:val="1"/>
          <w:numId w:val="13"/>
        </w:numPr>
      </w:pPr>
      <w:bookmarkStart w:id="45" w:name="_heading=h.147n2zr" w:colFirst="0" w:colLast="0"/>
      <w:bookmarkEnd w:id="45"/>
      <w:r>
        <w:t xml:space="preserve"> Preprocesamiento</w:t>
      </w:r>
    </w:p>
    <w:p w14:paraId="1D1F52D4" w14:textId="77777777" w:rsidR="00D47A5A" w:rsidRDefault="00231B44">
      <w:pPr>
        <w:pBdr>
          <w:top w:val="nil"/>
          <w:left w:val="nil"/>
          <w:bottom w:val="nil"/>
          <w:right w:val="nil"/>
          <w:between w:val="nil"/>
        </w:pBdr>
        <w:ind w:firstLine="709"/>
        <w:rPr>
          <w:color w:val="000000"/>
        </w:rPr>
      </w:pPr>
      <w:r>
        <w:rPr>
          <w:color w:val="000000"/>
        </w:rPr>
        <w:t>Describe las alternativas de preprocesamiento de datos que consideraste, aumentación de datos, etc.</w:t>
      </w:r>
    </w:p>
    <w:p w14:paraId="1D1F52D5" w14:textId="77777777" w:rsidR="00D47A5A" w:rsidRDefault="00D47A5A">
      <w:pPr>
        <w:pBdr>
          <w:top w:val="nil"/>
          <w:left w:val="nil"/>
          <w:bottom w:val="nil"/>
          <w:right w:val="nil"/>
          <w:between w:val="nil"/>
        </w:pBdr>
        <w:ind w:firstLine="709"/>
        <w:rPr>
          <w:color w:val="000000"/>
        </w:rPr>
      </w:pPr>
    </w:p>
    <w:p w14:paraId="1D1F52D6" w14:textId="77777777" w:rsidR="00D47A5A" w:rsidRDefault="00231B44">
      <w:pPr>
        <w:pStyle w:val="Ttulo2"/>
        <w:numPr>
          <w:ilvl w:val="1"/>
          <w:numId w:val="13"/>
        </w:numPr>
      </w:pPr>
      <w:bookmarkStart w:id="46" w:name="_heading=h.3o7alnk" w:colFirst="0" w:colLast="0"/>
      <w:bookmarkEnd w:id="46"/>
      <w:r>
        <w:t>Modelos</w:t>
      </w:r>
    </w:p>
    <w:p w14:paraId="1D1F52D7" w14:textId="77777777" w:rsidR="00D47A5A" w:rsidRDefault="00231B44">
      <w:pPr>
        <w:pBdr>
          <w:top w:val="nil"/>
          <w:left w:val="nil"/>
          <w:bottom w:val="nil"/>
          <w:right w:val="nil"/>
          <w:between w:val="nil"/>
        </w:pBdr>
        <w:ind w:firstLine="709"/>
        <w:rPr>
          <w:color w:val="000000"/>
        </w:rPr>
      </w:pPr>
      <w:r>
        <w:rPr>
          <w:color w:val="000000"/>
        </w:rPr>
        <w:t>Describe los distintos modelos que consideraste, sus configuraciones, etc.</w:t>
      </w:r>
    </w:p>
    <w:p w14:paraId="1D1F52D8" w14:textId="77777777" w:rsidR="00D47A5A" w:rsidRDefault="00D47A5A">
      <w:pPr>
        <w:pBdr>
          <w:top w:val="nil"/>
          <w:left w:val="nil"/>
          <w:bottom w:val="nil"/>
          <w:right w:val="nil"/>
          <w:between w:val="nil"/>
        </w:pBdr>
        <w:ind w:firstLine="709"/>
        <w:rPr>
          <w:color w:val="000000"/>
        </w:rPr>
      </w:pPr>
    </w:p>
    <w:p w14:paraId="1D1F52D9" w14:textId="77777777" w:rsidR="00D47A5A" w:rsidRDefault="00231B44">
      <w:pPr>
        <w:pStyle w:val="Ttulo2"/>
        <w:numPr>
          <w:ilvl w:val="1"/>
          <w:numId w:val="13"/>
        </w:numPr>
      </w:pPr>
      <w:bookmarkStart w:id="47" w:name="_heading=h.23ckvvd" w:colFirst="0" w:colLast="0"/>
      <w:bookmarkEnd w:id="47"/>
      <w:r>
        <w:t>Métricas</w:t>
      </w:r>
    </w:p>
    <w:p w14:paraId="1D1F52DA" w14:textId="77777777" w:rsidR="00D47A5A" w:rsidRDefault="00231B44">
      <w:pPr>
        <w:pBdr>
          <w:top w:val="nil"/>
          <w:left w:val="nil"/>
          <w:bottom w:val="nil"/>
          <w:right w:val="nil"/>
          <w:between w:val="nil"/>
        </w:pBdr>
        <w:ind w:firstLine="709"/>
        <w:rPr>
          <w:color w:val="000000"/>
        </w:rPr>
      </w:pPr>
      <w:r>
        <w:rPr>
          <w:color w:val="000000"/>
        </w:rPr>
        <w:t>Describe cómo calculas las métricas de desempeño ML y de negocio (Por ejemplo: con qué funciones de sklearn, tensorflow, etc.)</w:t>
      </w:r>
    </w:p>
    <w:p w14:paraId="1D1F52DB" w14:textId="77777777" w:rsidR="00D47A5A" w:rsidRDefault="00D47A5A">
      <w:pPr>
        <w:pBdr>
          <w:top w:val="nil"/>
          <w:left w:val="nil"/>
          <w:bottom w:val="nil"/>
          <w:right w:val="nil"/>
          <w:between w:val="nil"/>
        </w:pBdr>
        <w:ind w:firstLine="709"/>
        <w:rPr>
          <w:color w:val="000000"/>
        </w:rPr>
      </w:pPr>
    </w:p>
    <w:p w14:paraId="1D1F52DC" w14:textId="77777777" w:rsidR="00D47A5A" w:rsidRDefault="00231B44">
      <w:pPr>
        <w:spacing w:after="160" w:line="259" w:lineRule="auto"/>
        <w:jc w:val="left"/>
        <w:rPr>
          <w:b/>
        </w:rPr>
      </w:pPr>
      <w:r>
        <w:br w:type="page"/>
      </w:r>
    </w:p>
    <w:p w14:paraId="1D1F52DD" w14:textId="77777777" w:rsidR="00D47A5A" w:rsidRDefault="00231B44">
      <w:pPr>
        <w:pStyle w:val="Ttulo1"/>
        <w:numPr>
          <w:ilvl w:val="0"/>
          <w:numId w:val="13"/>
        </w:numPr>
      </w:pPr>
      <w:bookmarkStart w:id="48" w:name="_heading=h.ihv636" w:colFirst="0" w:colLast="0"/>
      <w:bookmarkEnd w:id="48"/>
      <w:r>
        <w:lastRenderedPageBreak/>
        <w:t>Metodología</w:t>
      </w:r>
    </w:p>
    <w:p w14:paraId="1D1F52DE" w14:textId="77777777" w:rsidR="00D47A5A" w:rsidRDefault="00231B44">
      <w:pPr>
        <w:pStyle w:val="Ttulo2"/>
        <w:numPr>
          <w:ilvl w:val="1"/>
          <w:numId w:val="13"/>
        </w:numPr>
      </w:pPr>
      <w:bookmarkStart w:id="49" w:name="_heading=h.32hioqz" w:colFirst="0" w:colLast="0"/>
      <w:bookmarkEnd w:id="49"/>
      <w:r>
        <w:t xml:space="preserve"> Baseline</w:t>
      </w:r>
    </w:p>
    <w:p w14:paraId="1D1F52DF" w14:textId="77777777" w:rsidR="00D47A5A" w:rsidRDefault="00231B44">
      <w:pPr>
        <w:pBdr>
          <w:top w:val="nil"/>
          <w:left w:val="nil"/>
          <w:bottom w:val="nil"/>
          <w:right w:val="nil"/>
          <w:between w:val="nil"/>
        </w:pBdr>
        <w:ind w:firstLine="709"/>
        <w:rPr>
          <w:color w:val="000000"/>
        </w:rPr>
      </w:pPr>
      <w:r>
        <w:rPr>
          <w:color w:val="000000"/>
        </w:rPr>
        <w:t>Describe tu primera iteración, sus resultados y los problemas técnicos que tuviste que resolver</w:t>
      </w:r>
    </w:p>
    <w:p w14:paraId="1D1F52E0" w14:textId="77777777" w:rsidR="00D47A5A" w:rsidRDefault="00D47A5A">
      <w:pPr>
        <w:pBdr>
          <w:top w:val="nil"/>
          <w:left w:val="nil"/>
          <w:bottom w:val="nil"/>
          <w:right w:val="nil"/>
          <w:between w:val="nil"/>
        </w:pBdr>
        <w:ind w:firstLine="709"/>
        <w:rPr>
          <w:color w:val="000000"/>
        </w:rPr>
      </w:pPr>
    </w:p>
    <w:p w14:paraId="1D1F52E1" w14:textId="77777777" w:rsidR="00D47A5A" w:rsidRDefault="00231B44">
      <w:pPr>
        <w:pStyle w:val="Ttulo2"/>
        <w:numPr>
          <w:ilvl w:val="1"/>
          <w:numId w:val="13"/>
        </w:numPr>
      </w:pPr>
      <w:bookmarkStart w:id="50" w:name="_heading=h.1hmsyys" w:colFirst="0" w:colLast="0"/>
      <w:bookmarkEnd w:id="50"/>
      <w:r>
        <w:t xml:space="preserve"> Validación</w:t>
      </w:r>
    </w:p>
    <w:p w14:paraId="1D1F52E2" w14:textId="77777777" w:rsidR="00D47A5A" w:rsidRDefault="00231B44">
      <w:pPr>
        <w:pBdr>
          <w:top w:val="nil"/>
          <w:left w:val="nil"/>
          <w:bottom w:val="nil"/>
          <w:right w:val="nil"/>
          <w:between w:val="nil"/>
        </w:pBdr>
        <w:ind w:firstLine="709"/>
        <w:rPr>
          <w:color w:val="000000"/>
        </w:rPr>
      </w:pPr>
      <w:r>
        <w:rPr>
          <w:color w:val="000000"/>
        </w:rPr>
        <w:t>Describe tu proceso de validación, particiones de train/test/validación, etc.</w:t>
      </w:r>
    </w:p>
    <w:p w14:paraId="1D1F52E3" w14:textId="77777777" w:rsidR="00D47A5A" w:rsidRDefault="00D47A5A">
      <w:pPr>
        <w:pBdr>
          <w:top w:val="nil"/>
          <w:left w:val="nil"/>
          <w:bottom w:val="nil"/>
          <w:right w:val="nil"/>
          <w:between w:val="nil"/>
        </w:pBdr>
        <w:spacing w:line="240" w:lineRule="auto"/>
        <w:ind w:left="360"/>
        <w:jc w:val="left"/>
        <w:rPr>
          <w:color w:val="000000"/>
        </w:rPr>
      </w:pPr>
    </w:p>
    <w:p w14:paraId="1D1F52E4" w14:textId="77777777" w:rsidR="00D47A5A" w:rsidRDefault="00231B44">
      <w:pPr>
        <w:pStyle w:val="Ttulo2"/>
        <w:numPr>
          <w:ilvl w:val="1"/>
          <w:numId w:val="13"/>
        </w:numPr>
      </w:pPr>
      <w:bookmarkStart w:id="51" w:name="_heading=h.41mghml" w:colFirst="0" w:colLast="0"/>
      <w:bookmarkEnd w:id="51"/>
      <w:r>
        <w:t xml:space="preserve"> Iteraciones y evolución</w:t>
      </w:r>
    </w:p>
    <w:p w14:paraId="1D1F52E5" w14:textId="77777777" w:rsidR="00D47A5A" w:rsidRDefault="00231B44">
      <w:pPr>
        <w:pBdr>
          <w:top w:val="nil"/>
          <w:left w:val="nil"/>
          <w:bottom w:val="nil"/>
          <w:right w:val="nil"/>
          <w:between w:val="nil"/>
        </w:pBdr>
        <w:ind w:firstLine="709"/>
        <w:rPr>
          <w:color w:val="000000"/>
        </w:rPr>
      </w:pPr>
      <w:r>
        <w:rPr>
          <w:color w:val="000000"/>
        </w:rPr>
        <w:t xml:space="preserve">Describe en qué te enfocaste en las iteraciones subsiguientes. No es necesario hacer un listado exhaustivo de las iteraciones, pero sí has de describir qué perseguías y qué obtuviste con cada grupo de iteraciones. P.ej. primero hicimos un conjunto de iteraciones para definir las opciones de preprocesamiento, luego hicimos unas iteraciones probando distintos modelos de tal tipo, etc. </w:t>
      </w:r>
    </w:p>
    <w:p w14:paraId="1D1F52E6" w14:textId="77777777" w:rsidR="00D47A5A" w:rsidRDefault="00D47A5A">
      <w:pPr>
        <w:pBdr>
          <w:top w:val="nil"/>
          <w:left w:val="nil"/>
          <w:bottom w:val="nil"/>
          <w:right w:val="nil"/>
          <w:between w:val="nil"/>
        </w:pBdr>
        <w:ind w:left="360"/>
        <w:rPr>
          <w:color w:val="000000"/>
        </w:rPr>
      </w:pPr>
    </w:p>
    <w:p w14:paraId="1D1F52E7" w14:textId="77777777" w:rsidR="00D47A5A" w:rsidRDefault="00231B44">
      <w:pPr>
        <w:pStyle w:val="Ttulo2"/>
      </w:pPr>
      <w:bookmarkStart w:id="52" w:name="_heading=h.2grqrue" w:colFirst="0" w:colLast="0"/>
      <w:bookmarkEnd w:id="52"/>
      <w:r>
        <w:t>5.4 Herramientas</w:t>
      </w:r>
    </w:p>
    <w:p w14:paraId="1D1F52E8" w14:textId="77777777" w:rsidR="00D47A5A" w:rsidRDefault="00231B44">
      <w:pPr>
        <w:pBdr>
          <w:top w:val="nil"/>
          <w:left w:val="nil"/>
          <w:bottom w:val="nil"/>
          <w:right w:val="nil"/>
          <w:between w:val="nil"/>
        </w:pBdr>
        <w:ind w:firstLine="709"/>
        <w:rPr>
          <w:color w:val="000000"/>
        </w:rPr>
      </w:pPr>
      <w:r>
        <w:rPr>
          <w:color w:val="000000"/>
        </w:rPr>
        <w:t>Menciona las herramientas que usaste para tu proyecto</w:t>
      </w:r>
    </w:p>
    <w:p w14:paraId="1D1F52E9" w14:textId="77777777" w:rsidR="00D47A5A" w:rsidRDefault="00D47A5A">
      <w:pPr>
        <w:pBdr>
          <w:top w:val="nil"/>
          <w:left w:val="nil"/>
          <w:bottom w:val="nil"/>
          <w:right w:val="nil"/>
          <w:between w:val="nil"/>
        </w:pBdr>
        <w:ind w:firstLine="709"/>
        <w:rPr>
          <w:color w:val="000000"/>
        </w:rPr>
      </w:pPr>
    </w:p>
    <w:p w14:paraId="1D1F52EA" w14:textId="77777777" w:rsidR="00D47A5A" w:rsidRDefault="00231B44">
      <w:pPr>
        <w:spacing w:after="160" w:line="259" w:lineRule="auto"/>
        <w:jc w:val="left"/>
        <w:rPr>
          <w:b/>
        </w:rPr>
      </w:pPr>
      <w:r>
        <w:br w:type="page"/>
      </w:r>
    </w:p>
    <w:p w14:paraId="1D1F52EB" w14:textId="77777777" w:rsidR="00D47A5A" w:rsidRDefault="00231B44">
      <w:pPr>
        <w:pStyle w:val="Ttulo1"/>
        <w:numPr>
          <w:ilvl w:val="0"/>
          <w:numId w:val="13"/>
        </w:numPr>
      </w:pPr>
      <w:bookmarkStart w:id="53" w:name="_heading=h.vx1227" w:colFirst="0" w:colLast="0"/>
      <w:bookmarkEnd w:id="53"/>
      <w:r>
        <w:lastRenderedPageBreak/>
        <w:t>Resultados y discusión</w:t>
      </w:r>
    </w:p>
    <w:p w14:paraId="1D1F52EC" w14:textId="77777777" w:rsidR="00D47A5A" w:rsidRDefault="00D47A5A">
      <w:pPr>
        <w:ind w:firstLine="708"/>
      </w:pPr>
    </w:p>
    <w:p w14:paraId="1D1F52ED" w14:textId="77777777" w:rsidR="00D47A5A" w:rsidRDefault="00231B44">
      <w:pPr>
        <w:ind w:firstLine="708"/>
      </w:pPr>
      <w:r>
        <w:t xml:space="preserve">En los resultados se comunican los hallazgos y descubrimientos del estudio. Se incluyen tablas, figuras, diagramas y demás material demostrativo. Al narrar descriptivamente una figura, tabla, etc., en un párrafo, puedes insertar una referencia cruzada, es decir, un hipervínculo al elemento mencionado dentro o fuera de paréntesis, ejemplos: estos resultados se muestran en la </w:t>
      </w:r>
      <w:r>
        <w:rPr>
          <w:b/>
        </w:rPr>
        <w:t>Tabla 1</w:t>
      </w:r>
      <w:r>
        <w:t>. Igualmente, los datos son validados con otros instrumentos (</w:t>
      </w:r>
      <w:r>
        <w:rPr>
          <w:b/>
        </w:rPr>
        <w:t>Tabla 2</w:t>
      </w:r>
      <w:r>
        <w:t xml:space="preserve">, </w:t>
      </w:r>
      <w:r>
        <w:rPr>
          <w:b/>
        </w:rPr>
        <w:t>Tabla 3</w:t>
      </w:r>
      <w:r>
        <w:t>). Lineamientos que se establecen en la nueva versión de las Normas APA séptima edición (</w:t>
      </w:r>
      <w:r>
        <w:rPr>
          <w:b/>
        </w:rPr>
        <w:t>Figura 1</w:t>
      </w:r>
      <w:r>
        <w:t>). La producción intelectual institucional se publica en el Repositorio (</w:t>
      </w:r>
      <w:r>
        <w:rPr>
          <w:b/>
        </w:rPr>
        <w:t>Figura 2</w:t>
      </w:r>
      <w:r>
        <w:t>).</w:t>
      </w:r>
    </w:p>
    <w:p w14:paraId="1D1F52EE" w14:textId="77777777" w:rsidR="00D47A5A" w:rsidRDefault="00D47A5A">
      <w:pPr>
        <w:spacing w:line="240" w:lineRule="auto"/>
        <w:jc w:val="left"/>
      </w:pPr>
    </w:p>
    <w:p w14:paraId="1D1F52EF" w14:textId="77777777" w:rsidR="00D47A5A" w:rsidRDefault="00231B44">
      <w:pPr>
        <w:pBdr>
          <w:top w:val="nil"/>
          <w:left w:val="nil"/>
          <w:bottom w:val="nil"/>
          <w:right w:val="nil"/>
          <w:between w:val="nil"/>
        </w:pBdr>
        <w:ind w:firstLine="709"/>
        <w:rPr>
          <w:color w:val="000000"/>
        </w:rPr>
      </w:pPr>
      <w:r>
        <w:rPr>
          <w:color w:val="000000"/>
        </w:rPr>
        <w:t>La discusión es la interpretación crítica y el análisis de los resultados, que surgen de las preguntas de investigación.</w:t>
      </w:r>
    </w:p>
    <w:p w14:paraId="1D1F52F0" w14:textId="77777777" w:rsidR="00D47A5A" w:rsidRDefault="00D47A5A">
      <w:pPr>
        <w:spacing w:line="240" w:lineRule="auto"/>
        <w:jc w:val="left"/>
      </w:pPr>
    </w:p>
    <w:p w14:paraId="1D1F52F1" w14:textId="77777777" w:rsidR="00D47A5A" w:rsidRDefault="00231B44">
      <w:pPr>
        <w:pStyle w:val="Ttulo2"/>
        <w:numPr>
          <w:ilvl w:val="1"/>
          <w:numId w:val="13"/>
        </w:numPr>
      </w:pPr>
      <w:bookmarkStart w:id="54" w:name="_heading=h.3fwokq0" w:colFirst="0" w:colLast="0"/>
      <w:bookmarkEnd w:id="54"/>
      <w:r>
        <w:t xml:space="preserve"> Métricas</w:t>
      </w:r>
    </w:p>
    <w:p w14:paraId="1D1F52F2" w14:textId="77777777" w:rsidR="00D47A5A" w:rsidRDefault="00231B44">
      <w:pPr>
        <w:pBdr>
          <w:top w:val="nil"/>
          <w:left w:val="nil"/>
          <w:bottom w:val="nil"/>
          <w:right w:val="nil"/>
          <w:between w:val="nil"/>
        </w:pBdr>
        <w:ind w:firstLine="709"/>
        <w:rPr>
          <w:color w:val="000000"/>
        </w:rPr>
      </w:pPr>
      <w:r>
        <w:rPr>
          <w:color w:val="000000"/>
        </w:rPr>
        <w:t>Describe los resultados numéricos de las métricas de las iteraciones que consideres más relevantes, junto con las configuraciones. Usa tablas o gráficas siguiendo el formato mostrado a continuación.</w:t>
      </w:r>
    </w:p>
    <w:p w14:paraId="1D1F52F3" w14:textId="77777777" w:rsidR="00D47A5A" w:rsidRDefault="00D47A5A"/>
    <w:p w14:paraId="1D1F52F4" w14:textId="77777777" w:rsidR="00D47A5A" w:rsidRDefault="00231B44">
      <w:pPr>
        <w:pStyle w:val="Ttulo2"/>
        <w:numPr>
          <w:ilvl w:val="1"/>
          <w:numId w:val="13"/>
        </w:numPr>
      </w:pPr>
      <w:bookmarkStart w:id="55" w:name="_heading=h.1v1yuxt" w:colFirst="0" w:colLast="0"/>
      <w:bookmarkEnd w:id="55"/>
      <w:r>
        <w:t xml:space="preserve"> Evaluación cualitativa</w:t>
      </w:r>
    </w:p>
    <w:p w14:paraId="1D1F52F5" w14:textId="77777777" w:rsidR="00D47A5A" w:rsidRDefault="00231B44">
      <w:pPr>
        <w:pBdr>
          <w:top w:val="nil"/>
          <w:left w:val="nil"/>
          <w:bottom w:val="nil"/>
          <w:right w:val="nil"/>
          <w:between w:val="nil"/>
        </w:pBdr>
        <w:ind w:firstLine="709"/>
        <w:rPr>
          <w:color w:val="000000"/>
        </w:rPr>
      </w:pPr>
      <w:r>
        <w:rPr>
          <w:color w:val="000000"/>
        </w:rPr>
        <w:t>Realiza una evaluación cualitativa de los resultados, indicando casos de overfitting, underfitting, utilidad de los resultados, relación obtenida entre la métrica de ML y la de negocio, etc.</w:t>
      </w:r>
    </w:p>
    <w:p w14:paraId="1D1F52F6" w14:textId="77777777" w:rsidR="00D47A5A" w:rsidRDefault="00D47A5A"/>
    <w:p w14:paraId="1D1F52F7" w14:textId="77777777" w:rsidR="00D47A5A" w:rsidRDefault="00231B44">
      <w:pPr>
        <w:pStyle w:val="Ttulo2"/>
        <w:numPr>
          <w:ilvl w:val="1"/>
          <w:numId w:val="13"/>
        </w:numPr>
      </w:pPr>
      <w:bookmarkStart w:id="56" w:name="_heading=h.4f1mdlm" w:colFirst="0" w:colLast="0"/>
      <w:bookmarkEnd w:id="56"/>
      <w:r>
        <w:t xml:space="preserve"> Consideraciones de producción</w:t>
      </w:r>
    </w:p>
    <w:p w14:paraId="1D1F52F8" w14:textId="77777777" w:rsidR="00D47A5A" w:rsidRDefault="00231B44">
      <w:pPr>
        <w:ind w:firstLine="708"/>
      </w:pPr>
      <w:r>
        <w:t>Menciona consideraciones técnicas de una posible puesta en producción. Por ejemplo:  condiciones de monitoreo del desempeño de los modelos, integración con streams de datos, servicios en la nube, etc.</w:t>
      </w:r>
    </w:p>
    <w:p w14:paraId="1D1F52F9" w14:textId="77777777" w:rsidR="00D47A5A" w:rsidRDefault="00D47A5A">
      <w:pPr>
        <w:pBdr>
          <w:top w:val="nil"/>
          <w:left w:val="nil"/>
          <w:bottom w:val="nil"/>
          <w:right w:val="nil"/>
          <w:between w:val="nil"/>
        </w:pBdr>
        <w:spacing w:line="240" w:lineRule="auto"/>
        <w:rPr>
          <w:rFonts w:ascii="Calibri" w:eastAsia="Calibri" w:hAnsi="Calibri" w:cs="Calibri"/>
          <w:color w:val="000000"/>
          <w:sz w:val="22"/>
          <w:szCs w:val="22"/>
        </w:rPr>
      </w:pPr>
    </w:p>
    <w:p w14:paraId="1D1F52FA" w14:textId="77777777" w:rsidR="00D47A5A" w:rsidRPr="003E1110" w:rsidRDefault="00231B44">
      <w:pPr>
        <w:pBdr>
          <w:top w:val="nil"/>
          <w:left w:val="nil"/>
          <w:bottom w:val="nil"/>
          <w:right w:val="nil"/>
          <w:between w:val="nil"/>
        </w:pBdr>
        <w:spacing w:after="120" w:line="240" w:lineRule="auto"/>
        <w:jc w:val="left"/>
        <w:rPr>
          <w:b/>
          <w:i/>
          <w:color w:val="000000"/>
          <w:lang w:val="en-US"/>
        </w:rPr>
      </w:pPr>
      <w:bookmarkStart w:id="57" w:name="_heading=h.2u6wntf" w:colFirst="0" w:colLast="0"/>
      <w:bookmarkEnd w:id="57"/>
      <w:r w:rsidRPr="003E1110">
        <w:rPr>
          <w:b/>
          <w:color w:val="000000"/>
          <w:lang w:val="en-US"/>
        </w:rPr>
        <w:t xml:space="preserve">Tabla 1 </w:t>
      </w:r>
      <w:r w:rsidRPr="003E1110">
        <w:rPr>
          <w:i/>
          <w:color w:val="000000"/>
          <w:lang w:val="en-US"/>
        </w:rPr>
        <w:br/>
        <w:t>Resultados del test PBQ-SF (Personality Belief Questionnaire Short Form)</w:t>
      </w:r>
    </w:p>
    <w:tbl>
      <w:tblPr>
        <w:tblStyle w:val="ae"/>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1985"/>
        <w:gridCol w:w="1559"/>
        <w:gridCol w:w="1843"/>
      </w:tblGrid>
      <w:tr w:rsidR="00D47A5A" w14:paraId="1D1F52FF" w14:textId="77777777">
        <w:trPr>
          <w:trHeight w:val="114"/>
        </w:trPr>
        <w:tc>
          <w:tcPr>
            <w:tcW w:w="3964" w:type="dxa"/>
            <w:tcBorders>
              <w:top w:val="single" w:sz="4" w:space="0" w:color="000000"/>
              <w:bottom w:val="single" w:sz="4" w:space="0" w:color="000000"/>
            </w:tcBorders>
            <w:vAlign w:val="center"/>
          </w:tcPr>
          <w:p w14:paraId="1D1F52FB" w14:textId="77777777" w:rsidR="00D47A5A" w:rsidRDefault="00231B44">
            <w:pPr>
              <w:pBdr>
                <w:top w:val="nil"/>
                <w:left w:val="nil"/>
                <w:bottom w:val="nil"/>
                <w:right w:val="nil"/>
                <w:between w:val="nil"/>
              </w:pBdr>
              <w:jc w:val="center"/>
              <w:rPr>
                <w:color w:val="000000"/>
                <w:szCs w:val="24"/>
              </w:rPr>
            </w:pPr>
            <w:r>
              <w:rPr>
                <w:color w:val="000000"/>
                <w:szCs w:val="24"/>
              </w:rPr>
              <w:t>Trastornos</w:t>
            </w:r>
          </w:p>
        </w:tc>
        <w:tc>
          <w:tcPr>
            <w:tcW w:w="1985" w:type="dxa"/>
            <w:tcBorders>
              <w:top w:val="single" w:sz="4" w:space="0" w:color="000000"/>
              <w:bottom w:val="single" w:sz="4" w:space="0" w:color="000000"/>
            </w:tcBorders>
            <w:vAlign w:val="center"/>
          </w:tcPr>
          <w:p w14:paraId="1D1F52FC" w14:textId="77777777" w:rsidR="00D47A5A" w:rsidRDefault="00231B44">
            <w:pPr>
              <w:pBdr>
                <w:top w:val="nil"/>
                <w:left w:val="nil"/>
                <w:bottom w:val="nil"/>
                <w:right w:val="nil"/>
                <w:between w:val="nil"/>
              </w:pBdr>
              <w:jc w:val="center"/>
              <w:rPr>
                <w:color w:val="000000"/>
                <w:szCs w:val="24"/>
              </w:rPr>
            </w:pPr>
            <w:r>
              <w:rPr>
                <w:color w:val="000000"/>
                <w:szCs w:val="24"/>
              </w:rPr>
              <w:t>Puntaje</w:t>
            </w:r>
          </w:p>
        </w:tc>
        <w:tc>
          <w:tcPr>
            <w:tcW w:w="1559" w:type="dxa"/>
            <w:tcBorders>
              <w:top w:val="single" w:sz="4" w:space="0" w:color="000000"/>
              <w:bottom w:val="single" w:sz="4" w:space="0" w:color="000000"/>
            </w:tcBorders>
            <w:vAlign w:val="center"/>
          </w:tcPr>
          <w:p w14:paraId="1D1F52FD" w14:textId="77777777" w:rsidR="00D47A5A" w:rsidRDefault="00231B44">
            <w:pPr>
              <w:pBdr>
                <w:top w:val="nil"/>
                <w:left w:val="nil"/>
                <w:bottom w:val="nil"/>
                <w:right w:val="nil"/>
                <w:between w:val="nil"/>
              </w:pBdr>
              <w:jc w:val="center"/>
              <w:rPr>
                <w:color w:val="000000"/>
                <w:szCs w:val="24"/>
              </w:rPr>
            </w:pPr>
            <w:r>
              <w:rPr>
                <w:color w:val="000000"/>
                <w:szCs w:val="24"/>
              </w:rPr>
              <w:t>Media *</w:t>
            </w:r>
          </w:p>
        </w:tc>
        <w:tc>
          <w:tcPr>
            <w:tcW w:w="1843" w:type="dxa"/>
            <w:tcBorders>
              <w:top w:val="single" w:sz="4" w:space="0" w:color="000000"/>
              <w:bottom w:val="single" w:sz="4" w:space="0" w:color="000000"/>
            </w:tcBorders>
            <w:vAlign w:val="center"/>
          </w:tcPr>
          <w:p w14:paraId="1D1F52FE" w14:textId="77777777" w:rsidR="00D47A5A" w:rsidRDefault="00231B44">
            <w:pPr>
              <w:pBdr>
                <w:top w:val="nil"/>
                <w:left w:val="nil"/>
                <w:bottom w:val="nil"/>
                <w:right w:val="nil"/>
                <w:between w:val="nil"/>
              </w:pBdr>
              <w:jc w:val="center"/>
              <w:rPr>
                <w:color w:val="000000"/>
                <w:szCs w:val="24"/>
              </w:rPr>
            </w:pPr>
            <w:r>
              <w:rPr>
                <w:color w:val="000000"/>
                <w:szCs w:val="24"/>
              </w:rPr>
              <w:t>Desviación *</w:t>
            </w:r>
          </w:p>
        </w:tc>
      </w:tr>
      <w:tr w:rsidR="00D47A5A" w14:paraId="1D1F5304" w14:textId="77777777">
        <w:tc>
          <w:tcPr>
            <w:tcW w:w="3964" w:type="dxa"/>
            <w:tcBorders>
              <w:top w:val="single" w:sz="4" w:space="0" w:color="000000"/>
            </w:tcBorders>
            <w:vAlign w:val="center"/>
          </w:tcPr>
          <w:p w14:paraId="1D1F5300" w14:textId="77777777" w:rsidR="00D47A5A" w:rsidRDefault="00231B44">
            <w:pPr>
              <w:pBdr>
                <w:top w:val="nil"/>
                <w:left w:val="nil"/>
                <w:bottom w:val="nil"/>
                <w:right w:val="nil"/>
                <w:between w:val="nil"/>
              </w:pBdr>
              <w:spacing w:before="40" w:after="40"/>
              <w:jc w:val="left"/>
              <w:rPr>
                <w:color w:val="000000"/>
                <w:szCs w:val="24"/>
              </w:rPr>
            </w:pPr>
            <w:r>
              <w:rPr>
                <w:color w:val="000000"/>
                <w:szCs w:val="24"/>
              </w:rPr>
              <w:t>Esquizoide</w:t>
            </w:r>
          </w:p>
        </w:tc>
        <w:tc>
          <w:tcPr>
            <w:tcW w:w="1985" w:type="dxa"/>
            <w:tcBorders>
              <w:top w:val="single" w:sz="4" w:space="0" w:color="000000"/>
            </w:tcBorders>
            <w:vAlign w:val="center"/>
          </w:tcPr>
          <w:p w14:paraId="1D1F5301"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2.1</w:t>
            </w:r>
          </w:p>
        </w:tc>
        <w:tc>
          <w:tcPr>
            <w:tcW w:w="1559" w:type="dxa"/>
            <w:tcBorders>
              <w:top w:val="single" w:sz="4" w:space="0" w:color="000000"/>
            </w:tcBorders>
            <w:vAlign w:val="center"/>
          </w:tcPr>
          <w:p w14:paraId="1D1F5302"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11.8</w:t>
            </w:r>
          </w:p>
        </w:tc>
        <w:tc>
          <w:tcPr>
            <w:tcW w:w="1843" w:type="dxa"/>
            <w:tcBorders>
              <w:top w:val="single" w:sz="4" w:space="0" w:color="000000"/>
            </w:tcBorders>
            <w:vAlign w:val="center"/>
          </w:tcPr>
          <w:p w14:paraId="1D1F5303"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5</w:t>
            </w:r>
          </w:p>
        </w:tc>
      </w:tr>
      <w:tr w:rsidR="00D47A5A" w14:paraId="1D1F5309" w14:textId="77777777">
        <w:tc>
          <w:tcPr>
            <w:tcW w:w="3964" w:type="dxa"/>
            <w:vAlign w:val="center"/>
          </w:tcPr>
          <w:p w14:paraId="1D1F5305" w14:textId="77777777" w:rsidR="00D47A5A" w:rsidRDefault="00231B44">
            <w:pPr>
              <w:pBdr>
                <w:top w:val="nil"/>
                <w:left w:val="nil"/>
                <w:bottom w:val="nil"/>
                <w:right w:val="nil"/>
                <w:between w:val="nil"/>
              </w:pBdr>
              <w:spacing w:before="40" w:after="40"/>
              <w:jc w:val="left"/>
              <w:rPr>
                <w:color w:val="000000"/>
                <w:szCs w:val="24"/>
              </w:rPr>
            </w:pPr>
            <w:r>
              <w:rPr>
                <w:color w:val="000000"/>
                <w:szCs w:val="24"/>
              </w:rPr>
              <w:lastRenderedPageBreak/>
              <w:t>Paranoide</w:t>
            </w:r>
          </w:p>
        </w:tc>
        <w:tc>
          <w:tcPr>
            <w:tcW w:w="1985" w:type="dxa"/>
            <w:vAlign w:val="center"/>
          </w:tcPr>
          <w:p w14:paraId="1D1F5306"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3.5</w:t>
            </w:r>
          </w:p>
        </w:tc>
        <w:tc>
          <w:tcPr>
            <w:tcW w:w="1559" w:type="dxa"/>
            <w:vAlign w:val="center"/>
          </w:tcPr>
          <w:p w14:paraId="1D1F5307"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6.9</w:t>
            </w:r>
          </w:p>
        </w:tc>
        <w:tc>
          <w:tcPr>
            <w:tcW w:w="1843" w:type="dxa"/>
            <w:vAlign w:val="center"/>
          </w:tcPr>
          <w:p w14:paraId="1D1F5308"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5.2</w:t>
            </w:r>
          </w:p>
        </w:tc>
      </w:tr>
      <w:tr w:rsidR="00D47A5A" w14:paraId="1D1F530E" w14:textId="77777777">
        <w:tc>
          <w:tcPr>
            <w:tcW w:w="3964" w:type="dxa"/>
            <w:vAlign w:val="center"/>
          </w:tcPr>
          <w:p w14:paraId="1D1F530A" w14:textId="77777777" w:rsidR="00D47A5A" w:rsidRDefault="00231B44">
            <w:pPr>
              <w:pBdr>
                <w:top w:val="nil"/>
                <w:left w:val="nil"/>
                <w:bottom w:val="nil"/>
                <w:right w:val="nil"/>
                <w:between w:val="nil"/>
              </w:pBdr>
              <w:spacing w:before="40" w:after="40"/>
              <w:jc w:val="left"/>
              <w:rPr>
                <w:color w:val="000000"/>
                <w:szCs w:val="24"/>
              </w:rPr>
            </w:pPr>
            <w:r>
              <w:rPr>
                <w:color w:val="000000"/>
                <w:szCs w:val="24"/>
              </w:rPr>
              <w:t>Antisocial</w:t>
            </w:r>
          </w:p>
        </w:tc>
        <w:tc>
          <w:tcPr>
            <w:tcW w:w="1985" w:type="dxa"/>
            <w:vAlign w:val="center"/>
          </w:tcPr>
          <w:p w14:paraId="1D1F530B"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2.2</w:t>
            </w:r>
          </w:p>
        </w:tc>
        <w:tc>
          <w:tcPr>
            <w:tcW w:w="1559" w:type="dxa"/>
            <w:vAlign w:val="center"/>
          </w:tcPr>
          <w:p w14:paraId="1D1F530C"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9.3</w:t>
            </w:r>
          </w:p>
        </w:tc>
        <w:tc>
          <w:tcPr>
            <w:tcW w:w="1843" w:type="dxa"/>
            <w:vAlign w:val="center"/>
          </w:tcPr>
          <w:p w14:paraId="1D1F530D"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5.1</w:t>
            </w:r>
          </w:p>
        </w:tc>
      </w:tr>
      <w:tr w:rsidR="00D47A5A" w14:paraId="1D1F5313" w14:textId="77777777">
        <w:tc>
          <w:tcPr>
            <w:tcW w:w="3964" w:type="dxa"/>
            <w:vAlign w:val="center"/>
          </w:tcPr>
          <w:p w14:paraId="1D1F530F" w14:textId="77777777" w:rsidR="00D47A5A" w:rsidRDefault="00231B44">
            <w:pPr>
              <w:pBdr>
                <w:top w:val="nil"/>
                <w:left w:val="nil"/>
                <w:bottom w:val="nil"/>
                <w:right w:val="nil"/>
                <w:between w:val="nil"/>
              </w:pBdr>
              <w:spacing w:before="40" w:after="40"/>
              <w:jc w:val="left"/>
              <w:rPr>
                <w:color w:val="000000"/>
                <w:szCs w:val="24"/>
              </w:rPr>
            </w:pPr>
            <w:r>
              <w:rPr>
                <w:color w:val="000000"/>
                <w:szCs w:val="24"/>
              </w:rPr>
              <w:t>Narcisista</w:t>
            </w:r>
          </w:p>
        </w:tc>
        <w:tc>
          <w:tcPr>
            <w:tcW w:w="1985" w:type="dxa"/>
            <w:vAlign w:val="center"/>
          </w:tcPr>
          <w:p w14:paraId="1D1F5310"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1.6</w:t>
            </w:r>
          </w:p>
        </w:tc>
        <w:tc>
          <w:tcPr>
            <w:tcW w:w="1559" w:type="dxa"/>
            <w:vAlign w:val="center"/>
          </w:tcPr>
          <w:p w14:paraId="1D1F5311"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7.4</w:t>
            </w:r>
          </w:p>
        </w:tc>
        <w:tc>
          <w:tcPr>
            <w:tcW w:w="1843" w:type="dxa"/>
            <w:vAlign w:val="center"/>
          </w:tcPr>
          <w:p w14:paraId="1D1F5312"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4.3</w:t>
            </w:r>
          </w:p>
        </w:tc>
      </w:tr>
      <w:tr w:rsidR="00D47A5A" w14:paraId="1D1F5318" w14:textId="77777777">
        <w:tc>
          <w:tcPr>
            <w:tcW w:w="3964" w:type="dxa"/>
            <w:vAlign w:val="center"/>
          </w:tcPr>
          <w:p w14:paraId="1D1F5314" w14:textId="77777777" w:rsidR="00D47A5A" w:rsidRDefault="00231B44">
            <w:pPr>
              <w:pBdr>
                <w:top w:val="nil"/>
                <w:left w:val="nil"/>
                <w:bottom w:val="nil"/>
                <w:right w:val="nil"/>
                <w:between w:val="nil"/>
              </w:pBdr>
              <w:spacing w:before="40" w:after="40"/>
              <w:jc w:val="left"/>
              <w:rPr>
                <w:color w:val="000000"/>
                <w:szCs w:val="24"/>
              </w:rPr>
            </w:pPr>
            <w:r>
              <w:rPr>
                <w:color w:val="000000"/>
                <w:szCs w:val="24"/>
              </w:rPr>
              <w:t>Histriónico</w:t>
            </w:r>
          </w:p>
        </w:tc>
        <w:tc>
          <w:tcPr>
            <w:tcW w:w="1985" w:type="dxa"/>
            <w:vAlign w:val="center"/>
          </w:tcPr>
          <w:p w14:paraId="1D1F5315"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2.8</w:t>
            </w:r>
          </w:p>
        </w:tc>
        <w:tc>
          <w:tcPr>
            <w:tcW w:w="1559" w:type="dxa"/>
            <w:vAlign w:val="center"/>
          </w:tcPr>
          <w:p w14:paraId="1D1F5316"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6.3</w:t>
            </w:r>
          </w:p>
        </w:tc>
        <w:tc>
          <w:tcPr>
            <w:tcW w:w="1843" w:type="dxa"/>
            <w:vAlign w:val="center"/>
          </w:tcPr>
          <w:p w14:paraId="1D1F5317"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4.5</w:t>
            </w:r>
          </w:p>
        </w:tc>
      </w:tr>
      <w:tr w:rsidR="00D47A5A" w14:paraId="1D1F531D" w14:textId="77777777">
        <w:tc>
          <w:tcPr>
            <w:tcW w:w="3964" w:type="dxa"/>
            <w:vAlign w:val="center"/>
          </w:tcPr>
          <w:p w14:paraId="1D1F5319" w14:textId="77777777" w:rsidR="00D47A5A" w:rsidRDefault="00231B44">
            <w:pPr>
              <w:pBdr>
                <w:top w:val="nil"/>
                <w:left w:val="nil"/>
                <w:bottom w:val="nil"/>
                <w:right w:val="nil"/>
                <w:between w:val="nil"/>
              </w:pBdr>
              <w:spacing w:before="40" w:after="40"/>
              <w:jc w:val="left"/>
              <w:rPr>
                <w:color w:val="000000"/>
                <w:szCs w:val="24"/>
              </w:rPr>
            </w:pPr>
            <w:r>
              <w:rPr>
                <w:color w:val="000000"/>
                <w:szCs w:val="24"/>
              </w:rPr>
              <w:t>Límite</w:t>
            </w:r>
          </w:p>
        </w:tc>
        <w:tc>
          <w:tcPr>
            <w:tcW w:w="1985" w:type="dxa"/>
            <w:vAlign w:val="center"/>
          </w:tcPr>
          <w:p w14:paraId="1D1F531A"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3.1</w:t>
            </w:r>
          </w:p>
        </w:tc>
        <w:tc>
          <w:tcPr>
            <w:tcW w:w="1559" w:type="dxa"/>
            <w:vAlign w:val="center"/>
          </w:tcPr>
          <w:p w14:paraId="1D1F531B"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5.9</w:t>
            </w:r>
          </w:p>
        </w:tc>
        <w:tc>
          <w:tcPr>
            <w:tcW w:w="1843" w:type="dxa"/>
            <w:vAlign w:val="center"/>
          </w:tcPr>
          <w:p w14:paraId="1D1F531C"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4.4</w:t>
            </w:r>
          </w:p>
        </w:tc>
      </w:tr>
      <w:tr w:rsidR="00D47A5A" w14:paraId="1D1F5322" w14:textId="77777777">
        <w:tc>
          <w:tcPr>
            <w:tcW w:w="3964" w:type="dxa"/>
            <w:vAlign w:val="center"/>
          </w:tcPr>
          <w:p w14:paraId="1D1F531E" w14:textId="77777777" w:rsidR="00D47A5A" w:rsidRDefault="00231B44">
            <w:pPr>
              <w:pBdr>
                <w:top w:val="nil"/>
                <w:left w:val="nil"/>
                <w:bottom w:val="nil"/>
                <w:right w:val="nil"/>
                <w:between w:val="nil"/>
              </w:pBdr>
              <w:spacing w:before="40" w:after="40"/>
              <w:jc w:val="left"/>
              <w:rPr>
                <w:color w:val="000000"/>
                <w:szCs w:val="24"/>
              </w:rPr>
            </w:pPr>
            <w:r>
              <w:rPr>
                <w:color w:val="000000"/>
                <w:szCs w:val="24"/>
              </w:rPr>
              <w:t>Por evitación</w:t>
            </w:r>
          </w:p>
        </w:tc>
        <w:tc>
          <w:tcPr>
            <w:tcW w:w="1985" w:type="dxa"/>
            <w:vAlign w:val="center"/>
          </w:tcPr>
          <w:p w14:paraId="1D1F531F"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2.0</w:t>
            </w:r>
          </w:p>
        </w:tc>
        <w:tc>
          <w:tcPr>
            <w:tcW w:w="1559" w:type="dxa"/>
            <w:vAlign w:val="center"/>
          </w:tcPr>
          <w:p w14:paraId="1D1F5320"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10.2</w:t>
            </w:r>
          </w:p>
        </w:tc>
        <w:tc>
          <w:tcPr>
            <w:tcW w:w="1843" w:type="dxa"/>
            <w:vAlign w:val="center"/>
          </w:tcPr>
          <w:p w14:paraId="1D1F5321"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4.9</w:t>
            </w:r>
          </w:p>
        </w:tc>
      </w:tr>
      <w:tr w:rsidR="00D47A5A" w14:paraId="1D1F5327" w14:textId="77777777">
        <w:tc>
          <w:tcPr>
            <w:tcW w:w="3964" w:type="dxa"/>
            <w:vAlign w:val="center"/>
          </w:tcPr>
          <w:p w14:paraId="1D1F5323" w14:textId="77777777" w:rsidR="00D47A5A" w:rsidRDefault="00231B44">
            <w:pPr>
              <w:pBdr>
                <w:top w:val="nil"/>
                <w:left w:val="nil"/>
                <w:bottom w:val="nil"/>
                <w:right w:val="nil"/>
                <w:between w:val="nil"/>
              </w:pBdr>
              <w:spacing w:before="40" w:after="40"/>
              <w:jc w:val="left"/>
              <w:rPr>
                <w:color w:val="000000"/>
                <w:szCs w:val="24"/>
              </w:rPr>
            </w:pPr>
            <w:r>
              <w:rPr>
                <w:color w:val="000000"/>
                <w:szCs w:val="24"/>
              </w:rPr>
              <w:t>Por dependencia</w:t>
            </w:r>
          </w:p>
        </w:tc>
        <w:tc>
          <w:tcPr>
            <w:tcW w:w="1985" w:type="dxa"/>
            <w:vAlign w:val="center"/>
          </w:tcPr>
          <w:p w14:paraId="1D1F5324"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3.1</w:t>
            </w:r>
          </w:p>
        </w:tc>
        <w:tc>
          <w:tcPr>
            <w:tcW w:w="1559" w:type="dxa"/>
            <w:vAlign w:val="center"/>
          </w:tcPr>
          <w:p w14:paraId="1D1F5325"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7.3</w:t>
            </w:r>
          </w:p>
        </w:tc>
        <w:tc>
          <w:tcPr>
            <w:tcW w:w="1843" w:type="dxa"/>
            <w:vAlign w:val="center"/>
          </w:tcPr>
          <w:p w14:paraId="1D1F5326"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4.6</w:t>
            </w:r>
          </w:p>
        </w:tc>
      </w:tr>
      <w:tr w:rsidR="00D47A5A" w14:paraId="1D1F532C" w14:textId="77777777">
        <w:tc>
          <w:tcPr>
            <w:tcW w:w="3964" w:type="dxa"/>
            <w:vAlign w:val="center"/>
          </w:tcPr>
          <w:p w14:paraId="1D1F5328" w14:textId="77777777" w:rsidR="00D47A5A" w:rsidRDefault="00231B44">
            <w:pPr>
              <w:pBdr>
                <w:top w:val="nil"/>
                <w:left w:val="nil"/>
                <w:bottom w:val="nil"/>
                <w:right w:val="nil"/>
                <w:between w:val="nil"/>
              </w:pBdr>
              <w:spacing w:before="40" w:after="40"/>
              <w:jc w:val="left"/>
              <w:rPr>
                <w:color w:val="000000"/>
                <w:szCs w:val="24"/>
              </w:rPr>
            </w:pPr>
            <w:r>
              <w:rPr>
                <w:color w:val="000000"/>
                <w:szCs w:val="24"/>
              </w:rPr>
              <w:t>Obsesivo compulsivo</w:t>
            </w:r>
          </w:p>
        </w:tc>
        <w:tc>
          <w:tcPr>
            <w:tcW w:w="1985" w:type="dxa"/>
            <w:vAlign w:val="center"/>
          </w:tcPr>
          <w:p w14:paraId="1D1F5329"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2.9</w:t>
            </w:r>
          </w:p>
        </w:tc>
        <w:tc>
          <w:tcPr>
            <w:tcW w:w="1559" w:type="dxa"/>
            <w:vAlign w:val="center"/>
          </w:tcPr>
          <w:p w14:paraId="1D1F532A"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11.6</w:t>
            </w:r>
          </w:p>
        </w:tc>
        <w:tc>
          <w:tcPr>
            <w:tcW w:w="1843" w:type="dxa"/>
            <w:vAlign w:val="center"/>
          </w:tcPr>
          <w:p w14:paraId="1D1F532B"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5</w:t>
            </w:r>
          </w:p>
        </w:tc>
      </w:tr>
      <w:tr w:rsidR="00D47A5A" w14:paraId="1D1F5331" w14:textId="77777777">
        <w:tc>
          <w:tcPr>
            <w:tcW w:w="3964" w:type="dxa"/>
            <w:tcBorders>
              <w:bottom w:val="single" w:sz="4" w:space="0" w:color="000000"/>
            </w:tcBorders>
            <w:vAlign w:val="center"/>
          </w:tcPr>
          <w:p w14:paraId="1D1F532D" w14:textId="77777777" w:rsidR="00D47A5A" w:rsidRDefault="00231B44">
            <w:pPr>
              <w:pBdr>
                <w:top w:val="nil"/>
                <w:left w:val="nil"/>
                <w:bottom w:val="nil"/>
                <w:right w:val="nil"/>
                <w:between w:val="nil"/>
              </w:pBdr>
              <w:spacing w:before="40" w:after="40"/>
              <w:jc w:val="left"/>
              <w:rPr>
                <w:color w:val="000000"/>
                <w:szCs w:val="24"/>
              </w:rPr>
            </w:pPr>
            <w:r>
              <w:rPr>
                <w:color w:val="000000"/>
                <w:szCs w:val="24"/>
              </w:rPr>
              <w:t>Pasivo agresivo</w:t>
            </w:r>
          </w:p>
        </w:tc>
        <w:tc>
          <w:tcPr>
            <w:tcW w:w="1985" w:type="dxa"/>
            <w:tcBorders>
              <w:bottom w:val="single" w:sz="4" w:space="0" w:color="000000"/>
            </w:tcBorders>
            <w:vAlign w:val="center"/>
          </w:tcPr>
          <w:p w14:paraId="1D1F532E"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2.7</w:t>
            </w:r>
          </w:p>
        </w:tc>
        <w:tc>
          <w:tcPr>
            <w:tcW w:w="1559" w:type="dxa"/>
            <w:tcBorders>
              <w:bottom w:val="single" w:sz="4" w:space="0" w:color="000000"/>
            </w:tcBorders>
            <w:vAlign w:val="center"/>
          </w:tcPr>
          <w:p w14:paraId="1D1F532F"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9.9</w:t>
            </w:r>
          </w:p>
        </w:tc>
        <w:tc>
          <w:tcPr>
            <w:tcW w:w="1843" w:type="dxa"/>
            <w:tcBorders>
              <w:bottom w:val="single" w:sz="4" w:space="0" w:color="000000"/>
            </w:tcBorders>
            <w:vAlign w:val="center"/>
          </w:tcPr>
          <w:p w14:paraId="1D1F5330" w14:textId="77777777" w:rsidR="00D47A5A" w:rsidRDefault="00231B44">
            <w:pPr>
              <w:pBdr>
                <w:top w:val="nil"/>
                <w:left w:val="nil"/>
                <w:bottom w:val="nil"/>
                <w:right w:val="nil"/>
                <w:between w:val="nil"/>
              </w:pBdr>
              <w:spacing w:before="40" w:after="40"/>
              <w:jc w:val="center"/>
              <w:rPr>
                <w:color w:val="000000"/>
                <w:szCs w:val="24"/>
              </w:rPr>
            </w:pPr>
            <w:r>
              <w:rPr>
                <w:color w:val="000000"/>
                <w:szCs w:val="24"/>
              </w:rPr>
              <w:t>4.6</w:t>
            </w:r>
          </w:p>
        </w:tc>
      </w:tr>
    </w:tbl>
    <w:p w14:paraId="1D1F5332" w14:textId="77777777" w:rsidR="00D47A5A" w:rsidRDefault="00231B44">
      <w:pPr>
        <w:pBdr>
          <w:top w:val="nil"/>
          <w:left w:val="nil"/>
          <w:bottom w:val="nil"/>
          <w:right w:val="nil"/>
          <w:between w:val="nil"/>
        </w:pBdr>
        <w:spacing w:before="120" w:line="240" w:lineRule="auto"/>
        <w:rPr>
          <w:color w:val="000000"/>
          <w:sz w:val="20"/>
          <w:szCs w:val="20"/>
        </w:rPr>
      </w:pPr>
      <w:r>
        <w:rPr>
          <w:i/>
          <w:color w:val="000000"/>
          <w:sz w:val="20"/>
          <w:szCs w:val="20"/>
        </w:rPr>
        <w:t>*</w:t>
      </w:r>
      <w:r>
        <w:rPr>
          <w:color w:val="000000"/>
          <w:sz w:val="20"/>
          <w:szCs w:val="20"/>
        </w:rPr>
        <w:t xml:space="preserve"> Las medias y las desviaciones de esta prueba fueron obtenidas en población normal (no clínica).</w:t>
      </w:r>
    </w:p>
    <w:p w14:paraId="1D1F5333" w14:textId="77777777" w:rsidR="00D47A5A" w:rsidRDefault="00231B44">
      <w:pPr>
        <w:pBdr>
          <w:top w:val="nil"/>
          <w:left w:val="nil"/>
          <w:bottom w:val="nil"/>
          <w:right w:val="nil"/>
          <w:between w:val="nil"/>
        </w:pBdr>
        <w:spacing w:before="120" w:line="240" w:lineRule="auto"/>
        <w:rPr>
          <w:color w:val="000000"/>
          <w:sz w:val="20"/>
          <w:szCs w:val="20"/>
        </w:rPr>
      </w:pPr>
      <w:r>
        <w:rPr>
          <w:i/>
          <w:color w:val="000000"/>
          <w:sz w:val="20"/>
          <w:szCs w:val="20"/>
        </w:rPr>
        <w:t>Fuente.</w:t>
      </w:r>
      <w:r>
        <w:rPr>
          <w:color w:val="000000"/>
          <w:sz w:val="20"/>
          <w:szCs w:val="20"/>
        </w:rPr>
        <w:t xml:space="preserve"> (Ramírez H. &amp; Guzmán, 2011). </w:t>
      </w:r>
    </w:p>
    <w:p w14:paraId="1D1F5334" w14:textId="77777777" w:rsidR="00D47A5A" w:rsidRDefault="00D47A5A">
      <w:pPr>
        <w:spacing w:after="160" w:line="259" w:lineRule="auto"/>
        <w:jc w:val="left"/>
      </w:pPr>
    </w:p>
    <w:p w14:paraId="1D1F5335" w14:textId="77777777" w:rsidR="00D47A5A" w:rsidRDefault="00231B44">
      <w:pPr>
        <w:jc w:val="left"/>
      </w:pPr>
      <w:bookmarkStart w:id="58" w:name="_heading=h.19c6y18" w:colFirst="0" w:colLast="0"/>
      <w:bookmarkEnd w:id="58"/>
      <w:r>
        <w:rPr>
          <w:b/>
        </w:rPr>
        <w:t>Tabla 2</w:t>
      </w:r>
      <w:r>
        <w:br/>
      </w:r>
      <w:r>
        <w:rPr>
          <w:i/>
        </w:rPr>
        <w:t>Características demográficas y tipo de tratamiento de hemodiálisis y diálisis peritoneal con la adherencia (SMAQ)</w:t>
      </w:r>
      <w:r>
        <w:t xml:space="preserve"> </w:t>
      </w:r>
    </w:p>
    <w:tbl>
      <w:tblPr>
        <w:tblStyle w:val="af"/>
        <w:tblW w:w="9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4"/>
        <w:gridCol w:w="992"/>
        <w:gridCol w:w="993"/>
        <w:gridCol w:w="1134"/>
        <w:gridCol w:w="992"/>
        <w:gridCol w:w="1701"/>
      </w:tblGrid>
      <w:tr w:rsidR="00D47A5A" w14:paraId="1D1F5339" w14:textId="77777777">
        <w:trPr>
          <w:trHeight w:val="225"/>
        </w:trPr>
        <w:tc>
          <w:tcPr>
            <w:tcW w:w="3544" w:type="dxa"/>
            <w:vMerge w:val="restart"/>
            <w:tcBorders>
              <w:top w:val="single" w:sz="4" w:space="0" w:color="000000"/>
              <w:left w:val="nil"/>
              <w:bottom w:val="single" w:sz="4" w:space="0" w:color="000000"/>
              <w:right w:val="nil"/>
            </w:tcBorders>
            <w:shd w:val="clear" w:color="auto" w:fill="FFFFFF"/>
            <w:vAlign w:val="center"/>
          </w:tcPr>
          <w:p w14:paraId="1D1F5336" w14:textId="77777777" w:rsidR="00D47A5A" w:rsidRDefault="00231B44">
            <w:pPr>
              <w:jc w:val="center"/>
            </w:pPr>
            <w:r>
              <w:t> </w:t>
            </w:r>
          </w:p>
        </w:tc>
        <w:tc>
          <w:tcPr>
            <w:tcW w:w="4111" w:type="dxa"/>
            <w:gridSpan w:val="4"/>
            <w:tcBorders>
              <w:top w:val="single" w:sz="4" w:space="0" w:color="000000"/>
              <w:left w:val="nil"/>
              <w:bottom w:val="nil"/>
              <w:right w:val="nil"/>
            </w:tcBorders>
            <w:shd w:val="clear" w:color="auto" w:fill="FFFFFF"/>
            <w:vAlign w:val="center"/>
          </w:tcPr>
          <w:p w14:paraId="1D1F5337" w14:textId="77777777" w:rsidR="00D47A5A" w:rsidRDefault="00231B44">
            <w:pPr>
              <w:jc w:val="center"/>
            </w:pPr>
            <w:r>
              <w:t>Adherencia (SMAQ)</w:t>
            </w:r>
          </w:p>
        </w:tc>
        <w:tc>
          <w:tcPr>
            <w:tcW w:w="1701" w:type="dxa"/>
            <w:tcBorders>
              <w:top w:val="single" w:sz="4" w:space="0" w:color="000000"/>
              <w:left w:val="nil"/>
              <w:bottom w:val="nil"/>
              <w:right w:val="nil"/>
            </w:tcBorders>
            <w:shd w:val="clear" w:color="auto" w:fill="FFFFFF"/>
            <w:vAlign w:val="center"/>
          </w:tcPr>
          <w:p w14:paraId="1D1F5338" w14:textId="77777777" w:rsidR="00D47A5A" w:rsidRDefault="00231B44">
            <w:pPr>
              <w:jc w:val="center"/>
            </w:pPr>
            <w:r>
              <w:t> </w:t>
            </w:r>
          </w:p>
        </w:tc>
      </w:tr>
      <w:tr w:rsidR="00D47A5A" w14:paraId="1D1F533E" w14:textId="77777777">
        <w:trPr>
          <w:trHeight w:val="225"/>
        </w:trPr>
        <w:tc>
          <w:tcPr>
            <w:tcW w:w="3544" w:type="dxa"/>
            <w:vMerge/>
            <w:tcBorders>
              <w:top w:val="single" w:sz="4" w:space="0" w:color="000000"/>
              <w:left w:val="nil"/>
              <w:bottom w:val="single" w:sz="4" w:space="0" w:color="000000"/>
              <w:right w:val="nil"/>
            </w:tcBorders>
            <w:shd w:val="clear" w:color="auto" w:fill="FFFFFF"/>
            <w:vAlign w:val="center"/>
          </w:tcPr>
          <w:p w14:paraId="1D1F533A" w14:textId="77777777" w:rsidR="00D47A5A" w:rsidRDefault="00D47A5A">
            <w:pPr>
              <w:widowControl w:val="0"/>
              <w:pBdr>
                <w:top w:val="nil"/>
                <w:left w:val="nil"/>
                <w:bottom w:val="nil"/>
                <w:right w:val="nil"/>
                <w:between w:val="nil"/>
              </w:pBdr>
              <w:spacing w:line="276" w:lineRule="auto"/>
              <w:jc w:val="left"/>
            </w:pPr>
          </w:p>
        </w:tc>
        <w:tc>
          <w:tcPr>
            <w:tcW w:w="1985" w:type="dxa"/>
            <w:gridSpan w:val="2"/>
            <w:tcBorders>
              <w:top w:val="single" w:sz="4" w:space="0" w:color="000000"/>
              <w:left w:val="nil"/>
              <w:bottom w:val="single" w:sz="4" w:space="0" w:color="000000"/>
              <w:right w:val="nil"/>
            </w:tcBorders>
            <w:shd w:val="clear" w:color="auto" w:fill="FFFFFF"/>
            <w:vAlign w:val="center"/>
          </w:tcPr>
          <w:p w14:paraId="1D1F533B" w14:textId="77777777" w:rsidR="00D47A5A" w:rsidRDefault="00231B44">
            <w:pPr>
              <w:jc w:val="center"/>
            </w:pPr>
            <w:r>
              <w:t>No</w:t>
            </w:r>
          </w:p>
        </w:tc>
        <w:tc>
          <w:tcPr>
            <w:tcW w:w="2126" w:type="dxa"/>
            <w:gridSpan w:val="2"/>
            <w:tcBorders>
              <w:top w:val="single" w:sz="4" w:space="0" w:color="000000"/>
              <w:left w:val="nil"/>
              <w:bottom w:val="single" w:sz="4" w:space="0" w:color="000000"/>
              <w:right w:val="nil"/>
            </w:tcBorders>
            <w:shd w:val="clear" w:color="auto" w:fill="FFFFFF"/>
            <w:vAlign w:val="center"/>
          </w:tcPr>
          <w:p w14:paraId="1D1F533C" w14:textId="77777777" w:rsidR="00D47A5A" w:rsidRDefault="00231B44">
            <w:pPr>
              <w:jc w:val="center"/>
            </w:pPr>
            <w:r>
              <w:t>Sí</w:t>
            </w:r>
          </w:p>
        </w:tc>
        <w:tc>
          <w:tcPr>
            <w:tcW w:w="1701" w:type="dxa"/>
            <w:tcBorders>
              <w:top w:val="nil"/>
              <w:left w:val="nil"/>
              <w:bottom w:val="nil"/>
              <w:right w:val="nil"/>
            </w:tcBorders>
            <w:shd w:val="clear" w:color="auto" w:fill="FFFFFF"/>
            <w:vAlign w:val="center"/>
          </w:tcPr>
          <w:p w14:paraId="1D1F533D" w14:textId="77777777" w:rsidR="00D47A5A" w:rsidRDefault="00231B44">
            <w:pPr>
              <w:jc w:val="center"/>
            </w:pPr>
            <w:r>
              <w:t>Valor P</w:t>
            </w:r>
          </w:p>
        </w:tc>
      </w:tr>
      <w:tr w:rsidR="00D47A5A" w14:paraId="1D1F5345" w14:textId="77777777">
        <w:trPr>
          <w:trHeight w:val="225"/>
        </w:trPr>
        <w:tc>
          <w:tcPr>
            <w:tcW w:w="3544" w:type="dxa"/>
            <w:vMerge/>
            <w:tcBorders>
              <w:top w:val="single" w:sz="4" w:space="0" w:color="000000"/>
              <w:left w:val="nil"/>
              <w:bottom w:val="single" w:sz="4" w:space="0" w:color="000000"/>
              <w:right w:val="nil"/>
            </w:tcBorders>
            <w:shd w:val="clear" w:color="auto" w:fill="FFFFFF"/>
            <w:vAlign w:val="center"/>
          </w:tcPr>
          <w:p w14:paraId="1D1F533F" w14:textId="77777777" w:rsidR="00D47A5A" w:rsidRDefault="00D47A5A">
            <w:pPr>
              <w:widowControl w:val="0"/>
              <w:pBdr>
                <w:top w:val="nil"/>
                <w:left w:val="nil"/>
                <w:bottom w:val="nil"/>
                <w:right w:val="nil"/>
                <w:between w:val="nil"/>
              </w:pBdr>
              <w:spacing w:line="276" w:lineRule="auto"/>
              <w:jc w:val="left"/>
            </w:pPr>
          </w:p>
        </w:tc>
        <w:tc>
          <w:tcPr>
            <w:tcW w:w="992" w:type="dxa"/>
            <w:tcBorders>
              <w:top w:val="nil"/>
              <w:left w:val="nil"/>
              <w:bottom w:val="single" w:sz="4" w:space="0" w:color="000000"/>
              <w:right w:val="nil"/>
            </w:tcBorders>
            <w:shd w:val="clear" w:color="auto" w:fill="FFFFFF"/>
            <w:vAlign w:val="center"/>
          </w:tcPr>
          <w:p w14:paraId="1D1F5340" w14:textId="77777777" w:rsidR="00D47A5A" w:rsidRDefault="00231B44">
            <w:pPr>
              <w:jc w:val="center"/>
            </w:pPr>
            <w:r>
              <w:t>N</w:t>
            </w:r>
          </w:p>
        </w:tc>
        <w:tc>
          <w:tcPr>
            <w:tcW w:w="993" w:type="dxa"/>
            <w:tcBorders>
              <w:top w:val="nil"/>
              <w:left w:val="nil"/>
              <w:bottom w:val="single" w:sz="4" w:space="0" w:color="000000"/>
              <w:right w:val="nil"/>
            </w:tcBorders>
            <w:shd w:val="clear" w:color="auto" w:fill="FFFFFF"/>
            <w:vAlign w:val="center"/>
          </w:tcPr>
          <w:p w14:paraId="1D1F5341" w14:textId="77777777" w:rsidR="00D47A5A" w:rsidRDefault="00231B44">
            <w:pPr>
              <w:jc w:val="center"/>
            </w:pPr>
            <w:r>
              <w:t>%</w:t>
            </w:r>
          </w:p>
        </w:tc>
        <w:tc>
          <w:tcPr>
            <w:tcW w:w="1134" w:type="dxa"/>
            <w:tcBorders>
              <w:top w:val="nil"/>
              <w:left w:val="nil"/>
              <w:bottom w:val="single" w:sz="4" w:space="0" w:color="000000"/>
              <w:right w:val="nil"/>
            </w:tcBorders>
            <w:shd w:val="clear" w:color="auto" w:fill="FFFFFF"/>
            <w:vAlign w:val="center"/>
          </w:tcPr>
          <w:p w14:paraId="1D1F5342" w14:textId="77777777" w:rsidR="00D47A5A" w:rsidRDefault="00231B44">
            <w:pPr>
              <w:jc w:val="center"/>
            </w:pPr>
            <w:r>
              <w:t>N</w:t>
            </w:r>
          </w:p>
        </w:tc>
        <w:tc>
          <w:tcPr>
            <w:tcW w:w="992" w:type="dxa"/>
            <w:tcBorders>
              <w:top w:val="nil"/>
              <w:left w:val="nil"/>
              <w:bottom w:val="single" w:sz="4" w:space="0" w:color="000000"/>
              <w:right w:val="nil"/>
            </w:tcBorders>
            <w:shd w:val="clear" w:color="auto" w:fill="FFFFFF"/>
            <w:vAlign w:val="center"/>
          </w:tcPr>
          <w:p w14:paraId="1D1F5343" w14:textId="77777777" w:rsidR="00D47A5A" w:rsidRDefault="00231B44">
            <w:pPr>
              <w:jc w:val="center"/>
            </w:pPr>
            <w:r>
              <w:t>%</w:t>
            </w:r>
          </w:p>
        </w:tc>
        <w:tc>
          <w:tcPr>
            <w:tcW w:w="1701" w:type="dxa"/>
            <w:tcBorders>
              <w:top w:val="nil"/>
              <w:left w:val="nil"/>
              <w:bottom w:val="single" w:sz="4" w:space="0" w:color="000000"/>
              <w:right w:val="nil"/>
            </w:tcBorders>
            <w:shd w:val="clear" w:color="auto" w:fill="FFFFFF"/>
            <w:vAlign w:val="center"/>
          </w:tcPr>
          <w:p w14:paraId="1D1F5344" w14:textId="77777777" w:rsidR="00D47A5A" w:rsidRDefault="00231B44">
            <w:pPr>
              <w:jc w:val="center"/>
            </w:pPr>
            <w:r>
              <w:t> </w:t>
            </w:r>
          </w:p>
        </w:tc>
      </w:tr>
      <w:tr w:rsidR="00D47A5A" w14:paraId="1D1F534C" w14:textId="77777777">
        <w:trPr>
          <w:trHeight w:val="225"/>
        </w:trPr>
        <w:tc>
          <w:tcPr>
            <w:tcW w:w="3544" w:type="dxa"/>
            <w:tcBorders>
              <w:top w:val="nil"/>
              <w:left w:val="nil"/>
              <w:bottom w:val="nil"/>
              <w:right w:val="nil"/>
            </w:tcBorders>
            <w:shd w:val="clear" w:color="auto" w:fill="FFFFFF"/>
            <w:vAlign w:val="center"/>
          </w:tcPr>
          <w:p w14:paraId="1D1F5346" w14:textId="77777777" w:rsidR="00D47A5A" w:rsidRDefault="00231B44">
            <w:pPr>
              <w:jc w:val="left"/>
            </w:pPr>
            <w:r>
              <w:t>Sexo</w:t>
            </w:r>
          </w:p>
        </w:tc>
        <w:tc>
          <w:tcPr>
            <w:tcW w:w="992" w:type="dxa"/>
            <w:tcBorders>
              <w:top w:val="nil"/>
              <w:left w:val="nil"/>
              <w:bottom w:val="nil"/>
              <w:right w:val="nil"/>
            </w:tcBorders>
            <w:shd w:val="clear" w:color="auto" w:fill="FFFFFF"/>
            <w:vAlign w:val="center"/>
          </w:tcPr>
          <w:p w14:paraId="1D1F5347" w14:textId="77777777" w:rsidR="00D47A5A" w:rsidRDefault="00231B44">
            <w:pPr>
              <w:jc w:val="center"/>
            </w:pPr>
            <w:r>
              <w:t> </w:t>
            </w:r>
          </w:p>
        </w:tc>
        <w:tc>
          <w:tcPr>
            <w:tcW w:w="993" w:type="dxa"/>
            <w:tcBorders>
              <w:top w:val="nil"/>
              <w:left w:val="nil"/>
              <w:bottom w:val="nil"/>
              <w:right w:val="nil"/>
            </w:tcBorders>
            <w:shd w:val="clear" w:color="auto" w:fill="FFFFFF"/>
            <w:vAlign w:val="center"/>
          </w:tcPr>
          <w:p w14:paraId="1D1F5348" w14:textId="77777777" w:rsidR="00D47A5A" w:rsidRDefault="00231B44">
            <w:pPr>
              <w:jc w:val="center"/>
            </w:pPr>
            <w:r>
              <w:t> </w:t>
            </w:r>
          </w:p>
        </w:tc>
        <w:tc>
          <w:tcPr>
            <w:tcW w:w="1134" w:type="dxa"/>
            <w:tcBorders>
              <w:top w:val="nil"/>
              <w:left w:val="nil"/>
              <w:bottom w:val="nil"/>
              <w:right w:val="nil"/>
            </w:tcBorders>
            <w:shd w:val="clear" w:color="auto" w:fill="FFFFFF"/>
            <w:vAlign w:val="center"/>
          </w:tcPr>
          <w:p w14:paraId="1D1F5349" w14:textId="77777777" w:rsidR="00D47A5A" w:rsidRDefault="00231B44">
            <w:pPr>
              <w:jc w:val="center"/>
            </w:pPr>
            <w:r>
              <w:t> </w:t>
            </w:r>
          </w:p>
        </w:tc>
        <w:tc>
          <w:tcPr>
            <w:tcW w:w="992" w:type="dxa"/>
            <w:tcBorders>
              <w:top w:val="nil"/>
              <w:left w:val="nil"/>
              <w:bottom w:val="nil"/>
              <w:right w:val="nil"/>
            </w:tcBorders>
            <w:shd w:val="clear" w:color="auto" w:fill="FFFFFF"/>
            <w:vAlign w:val="center"/>
          </w:tcPr>
          <w:p w14:paraId="1D1F534A" w14:textId="77777777" w:rsidR="00D47A5A" w:rsidRDefault="00231B44">
            <w:pPr>
              <w:jc w:val="center"/>
            </w:pPr>
            <w:r>
              <w:t> </w:t>
            </w:r>
          </w:p>
        </w:tc>
        <w:tc>
          <w:tcPr>
            <w:tcW w:w="1701" w:type="dxa"/>
            <w:tcBorders>
              <w:top w:val="nil"/>
              <w:left w:val="nil"/>
              <w:bottom w:val="nil"/>
              <w:right w:val="nil"/>
            </w:tcBorders>
            <w:shd w:val="clear" w:color="auto" w:fill="FFFFFF"/>
            <w:vAlign w:val="center"/>
          </w:tcPr>
          <w:p w14:paraId="1D1F534B" w14:textId="77777777" w:rsidR="00D47A5A" w:rsidRDefault="00231B44">
            <w:pPr>
              <w:jc w:val="center"/>
            </w:pPr>
            <w:r>
              <w:t>0.13</w:t>
            </w:r>
          </w:p>
        </w:tc>
      </w:tr>
      <w:tr w:rsidR="00D47A5A" w14:paraId="1D1F5353" w14:textId="77777777">
        <w:trPr>
          <w:trHeight w:val="210"/>
        </w:trPr>
        <w:tc>
          <w:tcPr>
            <w:tcW w:w="3544" w:type="dxa"/>
            <w:tcBorders>
              <w:top w:val="nil"/>
              <w:left w:val="nil"/>
              <w:right w:val="nil"/>
            </w:tcBorders>
            <w:shd w:val="clear" w:color="auto" w:fill="FFFFFF"/>
            <w:vAlign w:val="center"/>
          </w:tcPr>
          <w:p w14:paraId="1D1F534D" w14:textId="77777777" w:rsidR="00D47A5A" w:rsidRDefault="00231B44">
            <w:pPr>
              <w:jc w:val="left"/>
            </w:pPr>
            <w:r>
              <w:t>Hombre</w:t>
            </w:r>
          </w:p>
        </w:tc>
        <w:tc>
          <w:tcPr>
            <w:tcW w:w="992" w:type="dxa"/>
            <w:tcBorders>
              <w:top w:val="nil"/>
              <w:left w:val="nil"/>
              <w:bottom w:val="nil"/>
              <w:right w:val="nil"/>
            </w:tcBorders>
            <w:shd w:val="clear" w:color="auto" w:fill="FFFFFF"/>
            <w:vAlign w:val="center"/>
          </w:tcPr>
          <w:p w14:paraId="1D1F534E" w14:textId="77777777" w:rsidR="00D47A5A" w:rsidRDefault="00231B44">
            <w:pPr>
              <w:jc w:val="center"/>
            </w:pPr>
            <w:r>
              <w:t>55</w:t>
            </w:r>
          </w:p>
        </w:tc>
        <w:tc>
          <w:tcPr>
            <w:tcW w:w="993" w:type="dxa"/>
            <w:tcBorders>
              <w:top w:val="nil"/>
              <w:left w:val="nil"/>
              <w:bottom w:val="nil"/>
              <w:right w:val="nil"/>
            </w:tcBorders>
            <w:shd w:val="clear" w:color="auto" w:fill="FFFFFF"/>
            <w:vAlign w:val="center"/>
          </w:tcPr>
          <w:p w14:paraId="1D1F534F" w14:textId="77777777" w:rsidR="00D47A5A" w:rsidRDefault="00231B44">
            <w:pPr>
              <w:jc w:val="center"/>
            </w:pPr>
            <w:r>
              <w:t>58.5</w:t>
            </w:r>
          </w:p>
        </w:tc>
        <w:tc>
          <w:tcPr>
            <w:tcW w:w="1134" w:type="dxa"/>
            <w:tcBorders>
              <w:top w:val="nil"/>
              <w:left w:val="nil"/>
              <w:bottom w:val="nil"/>
              <w:right w:val="nil"/>
            </w:tcBorders>
            <w:shd w:val="clear" w:color="auto" w:fill="FFFFFF"/>
            <w:vAlign w:val="center"/>
          </w:tcPr>
          <w:p w14:paraId="1D1F5350" w14:textId="77777777" w:rsidR="00D47A5A" w:rsidRDefault="00231B44">
            <w:pPr>
              <w:jc w:val="center"/>
            </w:pPr>
            <w:r>
              <w:t>45</w:t>
            </w:r>
          </w:p>
        </w:tc>
        <w:tc>
          <w:tcPr>
            <w:tcW w:w="992" w:type="dxa"/>
            <w:tcBorders>
              <w:top w:val="nil"/>
              <w:left w:val="nil"/>
              <w:bottom w:val="nil"/>
              <w:right w:val="nil"/>
            </w:tcBorders>
            <w:shd w:val="clear" w:color="auto" w:fill="FFFFFF"/>
            <w:vAlign w:val="center"/>
          </w:tcPr>
          <w:p w14:paraId="1D1F5351" w14:textId="77777777" w:rsidR="00D47A5A" w:rsidRDefault="00231B44">
            <w:pPr>
              <w:jc w:val="center"/>
            </w:pPr>
            <w:r>
              <w:t>70.3</w:t>
            </w:r>
          </w:p>
        </w:tc>
        <w:tc>
          <w:tcPr>
            <w:tcW w:w="1701" w:type="dxa"/>
            <w:tcBorders>
              <w:top w:val="nil"/>
              <w:left w:val="nil"/>
              <w:bottom w:val="nil"/>
              <w:right w:val="nil"/>
            </w:tcBorders>
            <w:shd w:val="clear" w:color="auto" w:fill="FFFFFF"/>
            <w:vAlign w:val="center"/>
          </w:tcPr>
          <w:p w14:paraId="1D1F5352" w14:textId="77777777" w:rsidR="00D47A5A" w:rsidRDefault="00231B44">
            <w:pPr>
              <w:jc w:val="center"/>
            </w:pPr>
            <w:r>
              <w:t> </w:t>
            </w:r>
          </w:p>
        </w:tc>
      </w:tr>
      <w:tr w:rsidR="00D47A5A" w14:paraId="1D1F535A" w14:textId="77777777">
        <w:trPr>
          <w:trHeight w:val="225"/>
        </w:trPr>
        <w:tc>
          <w:tcPr>
            <w:tcW w:w="3544" w:type="dxa"/>
            <w:tcBorders>
              <w:top w:val="nil"/>
              <w:left w:val="nil"/>
              <w:bottom w:val="single" w:sz="4" w:space="0" w:color="000000"/>
              <w:right w:val="nil"/>
            </w:tcBorders>
            <w:shd w:val="clear" w:color="auto" w:fill="FFFFFF"/>
            <w:vAlign w:val="center"/>
          </w:tcPr>
          <w:p w14:paraId="1D1F5354" w14:textId="77777777" w:rsidR="00D47A5A" w:rsidRDefault="00231B44">
            <w:pPr>
              <w:jc w:val="left"/>
            </w:pPr>
            <w:r>
              <w:t>Mujer</w:t>
            </w:r>
          </w:p>
        </w:tc>
        <w:tc>
          <w:tcPr>
            <w:tcW w:w="992" w:type="dxa"/>
            <w:tcBorders>
              <w:top w:val="nil"/>
              <w:left w:val="nil"/>
              <w:bottom w:val="nil"/>
              <w:right w:val="nil"/>
            </w:tcBorders>
            <w:shd w:val="clear" w:color="auto" w:fill="FFFFFF"/>
            <w:vAlign w:val="center"/>
          </w:tcPr>
          <w:p w14:paraId="1D1F5355" w14:textId="77777777" w:rsidR="00D47A5A" w:rsidRDefault="00231B44">
            <w:pPr>
              <w:jc w:val="center"/>
            </w:pPr>
            <w:r>
              <w:t>39</w:t>
            </w:r>
          </w:p>
        </w:tc>
        <w:tc>
          <w:tcPr>
            <w:tcW w:w="993" w:type="dxa"/>
            <w:tcBorders>
              <w:top w:val="nil"/>
              <w:left w:val="nil"/>
              <w:bottom w:val="nil"/>
              <w:right w:val="nil"/>
            </w:tcBorders>
            <w:shd w:val="clear" w:color="auto" w:fill="FFFFFF"/>
            <w:vAlign w:val="center"/>
          </w:tcPr>
          <w:p w14:paraId="1D1F5356" w14:textId="77777777" w:rsidR="00D47A5A" w:rsidRDefault="00231B44">
            <w:pPr>
              <w:jc w:val="center"/>
            </w:pPr>
            <w:r>
              <w:t>41.5</w:t>
            </w:r>
          </w:p>
        </w:tc>
        <w:tc>
          <w:tcPr>
            <w:tcW w:w="1134" w:type="dxa"/>
            <w:tcBorders>
              <w:top w:val="nil"/>
              <w:left w:val="nil"/>
              <w:bottom w:val="nil"/>
              <w:right w:val="nil"/>
            </w:tcBorders>
            <w:shd w:val="clear" w:color="auto" w:fill="FFFFFF"/>
            <w:vAlign w:val="center"/>
          </w:tcPr>
          <w:p w14:paraId="1D1F5357" w14:textId="77777777" w:rsidR="00D47A5A" w:rsidRDefault="00231B44">
            <w:pPr>
              <w:jc w:val="center"/>
            </w:pPr>
            <w:r>
              <w:t>19</w:t>
            </w:r>
          </w:p>
        </w:tc>
        <w:tc>
          <w:tcPr>
            <w:tcW w:w="992" w:type="dxa"/>
            <w:tcBorders>
              <w:top w:val="nil"/>
              <w:left w:val="nil"/>
              <w:bottom w:val="nil"/>
              <w:right w:val="nil"/>
            </w:tcBorders>
            <w:shd w:val="clear" w:color="auto" w:fill="FFFFFF"/>
            <w:vAlign w:val="center"/>
          </w:tcPr>
          <w:p w14:paraId="1D1F5358" w14:textId="77777777" w:rsidR="00D47A5A" w:rsidRDefault="00231B44">
            <w:pPr>
              <w:jc w:val="center"/>
            </w:pPr>
            <w:r>
              <w:t>29.7</w:t>
            </w:r>
          </w:p>
        </w:tc>
        <w:tc>
          <w:tcPr>
            <w:tcW w:w="1701" w:type="dxa"/>
            <w:tcBorders>
              <w:top w:val="nil"/>
              <w:left w:val="nil"/>
              <w:bottom w:val="nil"/>
              <w:right w:val="nil"/>
            </w:tcBorders>
            <w:shd w:val="clear" w:color="auto" w:fill="FFFFFF"/>
            <w:vAlign w:val="center"/>
          </w:tcPr>
          <w:p w14:paraId="1D1F5359" w14:textId="77777777" w:rsidR="00D47A5A" w:rsidRDefault="00231B44">
            <w:pPr>
              <w:jc w:val="center"/>
            </w:pPr>
            <w:r>
              <w:t> </w:t>
            </w:r>
          </w:p>
        </w:tc>
      </w:tr>
      <w:tr w:rsidR="00D47A5A" w14:paraId="1D1F5361" w14:textId="77777777">
        <w:trPr>
          <w:trHeight w:val="225"/>
        </w:trPr>
        <w:tc>
          <w:tcPr>
            <w:tcW w:w="3544" w:type="dxa"/>
            <w:tcBorders>
              <w:top w:val="nil"/>
              <w:left w:val="nil"/>
              <w:bottom w:val="nil"/>
              <w:right w:val="nil"/>
            </w:tcBorders>
            <w:shd w:val="clear" w:color="auto" w:fill="FFFFFF"/>
            <w:vAlign w:val="center"/>
          </w:tcPr>
          <w:p w14:paraId="1D1F535B" w14:textId="77777777" w:rsidR="00D47A5A" w:rsidRDefault="00231B44">
            <w:pPr>
              <w:jc w:val="left"/>
            </w:pPr>
            <w:r>
              <w:t>Edad</w:t>
            </w:r>
          </w:p>
        </w:tc>
        <w:tc>
          <w:tcPr>
            <w:tcW w:w="992" w:type="dxa"/>
            <w:tcBorders>
              <w:top w:val="nil"/>
              <w:left w:val="nil"/>
              <w:bottom w:val="nil"/>
              <w:right w:val="nil"/>
            </w:tcBorders>
            <w:shd w:val="clear" w:color="auto" w:fill="FFFFFF"/>
            <w:vAlign w:val="center"/>
          </w:tcPr>
          <w:p w14:paraId="1D1F535C" w14:textId="77777777" w:rsidR="00D47A5A" w:rsidRDefault="00231B44">
            <w:pPr>
              <w:jc w:val="center"/>
            </w:pPr>
            <w:r>
              <w:t> </w:t>
            </w:r>
          </w:p>
        </w:tc>
        <w:tc>
          <w:tcPr>
            <w:tcW w:w="993" w:type="dxa"/>
            <w:tcBorders>
              <w:top w:val="nil"/>
              <w:left w:val="nil"/>
              <w:bottom w:val="nil"/>
              <w:right w:val="nil"/>
            </w:tcBorders>
            <w:shd w:val="clear" w:color="auto" w:fill="FFFFFF"/>
            <w:vAlign w:val="center"/>
          </w:tcPr>
          <w:p w14:paraId="1D1F535D" w14:textId="77777777" w:rsidR="00D47A5A" w:rsidRDefault="00231B44">
            <w:pPr>
              <w:jc w:val="center"/>
            </w:pPr>
            <w:r>
              <w:t> </w:t>
            </w:r>
          </w:p>
        </w:tc>
        <w:tc>
          <w:tcPr>
            <w:tcW w:w="1134" w:type="dxa"/>
            <w:tcBorders>
              <w:top w:val="nil"/>
              <w:left w:val="nil"/>
              <w:bottom w:val="nil"/>
              <w:right w:val="nil"/>
            </w:tcBorders>
            <w:shd w:val="clear" w:color="auto" w:fill="FFFFFF"/>
            <w:vAlign w:val="center"/>
          </w:tcPr>
          <w:p w14:paraId="1D1F535E" w14:textId="77777777" w:rsidR="00D47A5A" w:rsidRDefault="00231B44">
            <w:pPr>
              <w:jc w:val="center"/>
            </w:pPr>
            <w:r>
              <w:t> </w:t>
            </w:r>
          </w:p>
        </w:tc>
        <w:tc>
          <w:tcPr>
            <w:tcW w:w="992" w:type="dxa"/>
            <w:tcBorders>
              <w:top w:val="nil"/>
              <w:left w:val="nil"/>
              <w:bottom w:val="nil"/>
              <w:right w:val="nil"/>
            </w:tcBorders>
            <w:shd w:val="clear" w:color="auto" w:fill="FFFFFF"/>
            <w:vAlign w:val="center"/>
          </w:tcPr>
          <w:p w14:paraId="1D1F535F" w14:textId="77777777" w:rsidR="00D47A5A" w:rsidRDefault="00231B44">
            <w:pPr>
              <w:jc w:val="center"/>
            </w:pPr>
            <w:r>
              <w:t> </w:t>
            </w:r>
          </w:p>
        </w:tc>
        <w:tc>
          <w:tcPr>
            <w:tcW w:w="1701" w:type="dxa"/>
            <w:tcBorders>
              <w:top w:val="nil"/>
              <w:left w:val="nil"/>
              <w:bottom w:val="nil"/>
              <w:right w:val="nil"/>
            </w:tcBorders>
            <w:shd w:val="clear" w:color="auto" w:fill="FFFFFF"/>
            <w:vAlign w:val="center"/>
          </w:tcPr>
          <w:p w14:paraId="1D1F5360" w14:textId="77777777" w:rsidR="00D47A5A" w:rsidRDefault="00231B44">
            <w:pPr>
              <w:jc w:val="center"/>
            </w:pPr>
            <w:r>
              <w:t> </w:t>
            </w:r>
          </w:p>
        </w:tc>
      </w:tr>
      <w:tr w:rsidR="00D47A5A" w14:paraId="1D1F5368" w14:textId="77777777">
        <w:trPr>
          <w:trHeight w:val="225"/>
        </w:trPr>
        <w:tc>
          <w:tcPr>
            <w:tcW w:w="3544" w:type="dxa"/>
            <w:tcBorders>
              <w:top w:val="nil"/>
              <w:left w:val="nil"/>
              <w:bottom w:val="nil"/>
              <w:right w:val="nil"/>
            </w:tcBorders>
            <w:shd w:val="clear" w:color="auto" w:fill="FFFFFF"/>
            <w:vAlign w:val="center"/>
          </w:tcPr>
          <w:p w14:paraId="1D1F5362" w14:textId="77777777" w:rsidR="00D47A5A" w:rsidRDefault="00231B44">
            <w:pPr>
              <w:jc w:val="left"/>
            </w:pPr>
            <w:r>
              <w:t>19 a 25</w:t>
            </w:r>
          </w:p>
        </w:tc>
        <w:tc>
          <w:tcPr>
            <w:tcW w:w="992" w:type="dxa"/>
            <w:tcBorders>
              <w:top w:val="nil"/>
              <w:left w:val="nil"/>
              <w:bottom w:val="nil"/>
              <w:right w:val="nil"/>
            </w:tcBorders>
            <w:shd w:val="clear" w:color="auto" w:fill="FFFFFF"/>
            <w:vAlign w:val="center"/>
          </w:tcPr>
          <w:p w14:paraId="1D1F5363" w14:textId="77777777" w:rsidR="00D47A5A" w:rsidRDefault="00231B44">
            <w:pPr>
              <w:jc w:val="center"/>
            </w:pPr>
            <w:r>
              <w:t>7</w:t>
            </w:r>
          </w:p>
        </w:tc>
        <w:tc>
          <w:tcPr>
            <w:tcW w:w="993" w:type="dxa"/>
            <w:tcBorders>
              <w:top w:val="nil"/>
              <w:left w:val="nil"/>
              <w:bottom w:val="nil"/>
              <w:right w:val="nil"/>
            </w:tcBorders>
            <w:shd w:val="clear" w:color="auto" w:fill="FFFFFF"/>
            <w:vAlign w:val="center"/>
          </w:tcPr>
          <w:p w14:paraId="1D1F5364" w14:textId="77777777" w:rsidR="00D47A5A" w:rsidRDefault="00231B44">
            <w:pPr>
              <w:jc w:val="center"/>
            </w:pPr>
            <w:r>
              <w:t>7.4</w:t>
            </w:r>
          </w:p>
        </w:tc>
        <w:tc>
          <w:tcPr>
            <w:tcW w:w="1134" w:type="dxa"/>
            <w:tcBorders>
              <w:top w:val="nil"/>
              <w:left w:val="nil"/>
              <w:bottom w:val="nil"/>
              <w:right w:val="nil"/>
            </w:tcBorders>
            <w:shd w:val="clear" w:color="auto" w:fill="FFFFFF"/>
            <w:vAlign w:val="center"/>
          </w:tcPr>
          <w:p w14:paraId="1D1F5365" w14:textId="77777777" w:rsidR="00D47A5A" w:rsidRDefault="00231B44">
            <w:pPr>
              <w:jc w:val="center"/>
            </w:pPr>
            <w:r>
              <w:t>1</w:t>
            </w:r>
          </w:p>
        </w:tc>
        <w:tc>
          <w:tcPr>
            <w:tcW w:w="992" w:type="dxa"/>
            <w:tcBorders>
              <w:top w:val="nil"/>
              <w:left w:val="nil"/>
              <w:bottom w:val="nil"/>
              <w:right w:val="nil"/>
            </w:tcBorders>
            <w:shd w:val="clear" w:color="auto" w:fill="FFFFFF"/>
            <w:vAlign w:val="center"/>
          </w:tcPr>
          <w:p w14:paraId="1D1F5366" w14:textId="77777777" w:rsidR="00D47A5A" w:rsidRDefault="00231B44">
            <w:pPr>
              <w:jc w:val="center"/>
            </w:pPr>
            <w:r>
              <w:t>1.6</w:t>
            </w:r>
          </w:p>
        </w:tc>
        <w:tc>
          <w:tcPr>
            <w:tcW w:w="1701" w:type="dxa"/>
            <w:tcBorders>
              <w:top w:val="nil"/>
              <w:left w:val="nil"/>
              <w:bottom w:val="nil"/>
              <w:right w:val="nil"/>
            </w:tcBorders>
            <w:shd w:val="clear" w:color="auto" w:fill="FFFFFF"/>
            <w:vAlign w:val="center"/>
          </w:tcPr>
          <w:p w14:paraId="1D1F5367" w14:textId="77777777" w:rsidR="00D47A5A" w:rsidRDefault="00231B44">
            <w:pPr>
              <w:jc w:val="center"/>
            </w:pPr>
            <w:r>
              <w:t>0.246</w:t>
            </w:r>
          </w:p>
        </w:tc>
      </w:tr>
      <w:tr w:rsidR="00D47A5A" w14:paraId="1D1F536F" w14:textId="77777777">
        <w:trPr>
          <w:trHeight w:val="225"/>
        </w:trPr>
        <w:tc>
          <w:tcPr>
            <w:tcW w:w="3544" w:type="dxa"/>
            <w:tcBorders>
              <w:top w:val="nil"/>
              <w:left w:val="nil"/>
              <w:right w:val="nil"/>
            </w:tcBorders>
            <w:shd w:val="clear" w:color="auto" w:fill="FFFFFF"/>
            <w:vAlign w:val="center"/>
          </w:tcPr>
          <w:p w14:paraId="1D1F5369" w14:textId="77777777" w:rsidR="00D47A5A" w:rsidRDefault="00231B44">
            <w:pPr>
              <w:jc w:val="left"/>
            </w:pPr>
            <w:r>
              <w:t>27 a 59</w:t>
            </w:r>
          </w:p>
        </w:tc>
        <w:tc>
          <w:tcPr>
            <w:tcW w:w="992" w:type="dxa"/>
            <w:tcBorders>
              <w:top w:val="nil"/>
              <w:left w:val="nil"/>
              <w:bottom w:val="nil"/>
              <w:right w:val="nil"/>
            </w:tcBorders>
            <w:shd w:val="clear" w:color="auto" w:fill="FFFFFF"/>
            <w:vAlign w:val="center"/>
          </w:tcPr>
          <w:p w14:paraId="1D1F536A" w14:textId="77777777" w:rsidR="00D47A5A" w:rsidRDefault="00231B44">
            <w:pPr>
              <w:jc w:val="center"/>
            </w:pPr>
            <w:r>
              <w:t>69</w:t>
            </w:r>
          </w:p>
        </w:tc>
        <w:tc>
          <w:tcPr>
            <w:tcW w:w="993" w:type="dxa"/>
            <w:tcBorders>
              <w:top w:val="nil"/>
              <w:left w:val="nil"/>
              <w:bottom w:val="nil"/>
              <w:right w:val="nil"/>
            </w:tcBorders>
            <w:shd w:val="clear" w:color="auto" w:fill="FFFFFF"/>
            <w:vAlign w:val="center"/>
          </w:tcPr>
          <w:p w14:paraId="1D1F536B" w14:textId="77777777" w:rsidR="00D47A5A" w:rsidRDefault="00231B44">
            <w:pPr>
              <w:jc w:val="center"/>
            </w:pPr>
            <w:r>
              <w:t>73.4</w:t>
            </w:r>
          </w:p>
        </w:tc>
        <w:tc>
          <w:tcPr>
            <w:tcW w:w="1134" w:type="dxa"/>
            <w:tcBorders>
              <w:top w:val="nil"/>
              <w:left w:val="nil"/>
              <w:bottom w:val="nil"/>
              <w:right w:val="nil"/>
            </w:tcBorders>
            <w:shd w:val="clear" w:color="auto" w:fill="FFFFFF"/>
            <w:vAlign w:val="center"/>
          </w:tcPr>
          <w:p w14:paraId="1D1F536C" w14:textId="77777777" w:rsidR="00D47A5A" w:rsidRDefault="00231B44">
            <w:pPr>
              <w:jc w:val="center"/>
            </w:pPr>
            <w:r>
              <w:t>51</w:t>
            </w:r>
          </w:p>
        </w:tc>
        <w:tc>
          <w:tcPr>
            <w:tcW w:w="992" w:type="dxa"/>
            <w:tcBorders>
              <w:top w:val="nil"/>
              <w:left w:val="nil"/>
              <w:bottom w:val="nil"/>
              <w:right w:val="nil"/>
            </w:tcBorders>
            <w:shd w:val="clear" w:color="auto" w:fill="FFFFFF"/>
            <w:vAlign w:val="center"/>
          </w:tcPr>
          <w:p w14:paraId="1D1F536D" w14:textId="77777777" w:rsidR="00D47A5A" w:rsidRDefault="00231B44">
            <w:pPr>
              <w:jc w:val="center"/>
            </w:pPr>
            <w:r>
              <w:t>79.7</w:t>
            </w:r>
          </w:p>
        </w:tc>
        <w:tc>
          <w:tcPr>
            <w:tcW w:w="1701" w:type="dxa"/>
            <w:tcBorders>
              <w:top w:val="nil"/>
              <w:left w:val="nil"/>
              <w:bottom w:val="nil"/>
              <w:right w:val="nil"/>
            </w:tcBorders>
            <w:shd w:val="clear" w:color="auto" w:fill="FFFFFF"/>
            <w:vAlign w:val="center"/>
          </w:tcPr>
          <w:p w14:paraId="1D1F536E" w14:textId="77777777" w:rsidR="00D47A5A" w:rsidRDefault="00231B44">
            <w:pPr>
              <w:jc w:val="center"/>
            </w:pPr>
            <w:r>
              <w:t> </w:t>
            </w:r>
          </w:p>
        </w:tc>
      </w:tr>
      <w:tr w:rsidR="00D47A5A" w14:paraId="1D1F5376" w14:textId="77777777">
        <w:trPr>
          <w:trHeight w:val="225"/>
        </w:trPr>
        <w:tc>
          <w:tcPr>
            <w:tcW w:w="3544" w:type="dxa"/>
            <w:tcBorders>
              <w:top w:val="nil"/>
              <w:left w:val="nil"/>
              <w:bottom w:val="single" w:sz="4" w:space="0" w:color="000000"/>
              <w:right w:val="nil"/>
            </w:tcBorders>
            <w:shd w:val="clear" w:color="auto" w:fill="FFFFFF"/>
            <w:vAlign w:val="center"/>
          </w:tcPr>
          <w:p w14:paraId="1D1F5370" w14:textId="77777777" w:rsidR="00D47A5A" w:rsidRDefault="00231B44">
            <w:pPr>
              <w:jc w:val="left"/>
            </w:pPr>
            <w:r>
              <w:t>60 años o más</w:t>
            </w:r>
          </w:p>
        </w:tc>
        <w:tc>
          <w:tcPr>
            <w:tcW w:w="992" w:type="dxa"/>
            <w:tcBorders>
              <w:top w:val="nil"/>
              <w:left w:val="nil"/>
              <w:bottom w:val="nil"/>
              <w:right w:val="nil"/>
            </w:tcBorders>
            <w:shd w:val="clear" w:color="auto" w:fill="FFFFFF"/>
            <w:vAlign w:val="center"/>
          </w:tcPr>
          <w:p w14:paraId="1D1F5371" w14:textId="77777777" w:rsidR="00D47A5A" w:rsidRDefault="00231B44">
            <w:pPr>
              <w:jc w:val="center"/>
            </w:pPr>
            <w:r>
              <w:t>18</w:t>
            </w:r>
          </w:p>
        </w:tc>
        <w:tc>
          <w:tcPr>
            <w:tcW w:w="993" w:type="dxa"/>
            <w:tcBorders>
              <w:top w:val="nil"/>
              <w:left w:val="nil"/>
              <w:bottom w:val="nil"/>
              <w:right w:val="nil"/>
            </w:tcBorders>
            <w:shd w:val="clear" w:color="auto" w:fill="FFFFFF"/>
            <w:vAlign w:val="center"/>
          </w:tcPr>
          <w:p w14:paraId="1D1F5372" w14:textId="77777777" w:rsidR="00D47A5A" w:rsidRDefault="00231B44">
            <w:pPr>
              <w:jc w:val="center"/>
            </w:pPr>
            <w:r>
              <w:t>19.1</w:t>
            </w:r>
          </w:p>
        </w:tc>
        <w:tc>
          <w:tcPr>
            <w:tcW w:w="1134" w:type="dxa"/>
            <w:tcBorders>
              <w:top w:val="nil"/>
              <w:left w:val="nil"/>
              <w:bottom w:val="nil"/>
              <w:right w:val="nil"/>
            </w:tcBorders>
            <w:shd w:val="clear" w:color="auto" w:fill="FFFFFF"/>
            <w:vAlign w:val="center"/>
          </w:tcPr>
          <w:p w14:paraId="1D1F5373" w14:textId="77777777" w:rsidR="00D47A5A" w:rsidRDefault="00231B44">
            <w:pPr>
              <w:jc w:val="center"/>
            </w:pPr>
            <w:r>
              <w:t>12</w:t>
            </w:r>
          </w:p>
        </w:tc>
        <w:tc>
          <w:tcPr>
            <w:tcW w:w="992" w:type="dxa"/>
            <w:tcBorders>
              <w:top w:val="nil"/>
              <w:left w:val="nil"/>
              <w:bottom w:val="nil"/>
              <w:right w:val="nil"/>
            </w:tcBorders>
            <w:shd w:val="clear" w:color="auto" w:fill="FFFFFF"/>
            <w:vAlign w:val="center"/>
          </w:tcPr>
          <w:p w14:paraId="1D1F5374" w14:textId="77777777" w:rsidR="00D47A5A" w:rsidRDefault="00231B44">
            <w:pPr>
              <w:jc w:val="center"/>
            </w:pPr>
            <w:r>
              <w:t>18.8</w:t>
            </w:r>
          </w:p>
        </w:tc>
        <w:tc>
          <w:tcPr>
            <w:tcW w:w="1701" w:type="dxa"/>
            <w:tcBorders>
              <w:top w:val="nil"/>
              <w:left w:val="nil"/>
              <w:bottom w:val="nil"/>
              <w:right w:val="nil"/>
            </w:tcBorders>
            <w:shd w:val="clear" w:color="auto" w:fill="FFFFFF"/>
            <w:vAlign w:val="center"/>
          </w:tcPr>
          <w:p w14:paraId="1D1F5375" w14:textId="77777777" w:rsidR="00D47A5A" w:rsidRDefault="00231B44">
            <w:pPr>
              <w:jc w:val="center"/>
            </w:pPr>
            <w:r>
              <w:t> </w:t>
            </w:r>
          </w:p>
        </w:tc>
      </w:tr>
      <w:tr w:rsidR="00D47A5A" w14:paraId="1D1F537D" w14:textId="77777777">
        <w:trPr>
          <w:trHeight w:val="225"/>
        </w:trPr>
        <w:tc>
          <w:tcPr>
            <w:tcW w:w="3544" w:type="dxa"/>
            <w:tcBorders>
              <w:top w:val="nil"/>
              <w:left w:val="nil"/>
              <w:bottom w:val="nil"/>
              <w:right w:val="nil"/>
            </w:tcBorders>
            <w:shd w:val="clear" w:color="auto" w:fill="FFFFFF"/>
            <w:vAlign w:val="center"/>
          </w:tcPr>
          <w:p w14:paraId="1D1F5377" w14:textId="77777777" w:rsidR="00D47A5A" w:rsidRDefault="00231B44">
            <w:pPr>
              <w:jc w:val="left"/>
            </w:pPr>
            <w:r>
              <w:t>Estado civil</w:t>
            </w:r>
          </w:p>
        </w:tc>
        <w:tc>
          <w:tcPr>
            <w:tcW w:w="992" w:type="dxa"/>
            <w:tcBorders>
              <w:top w:val="nil"/>
              <w:left w:val="nil"/>
              <w:bottom w:val="nil"/>
              <w:right w:val="nil"/>
            </w:tcBorders>
            <w:shd w:val="clear" w:color="auto" w:fill="FFFFFF"/>
            <w:vAlign w:val="center"/>
          </w:tcPr>
          <w:p w14:paraId="1D1F5378" w14:textId="77777777" w:rsidR="00D47A5A" w:rsidRDefault="00231B44">
            <w:pPr>
              <w:jc w:val="center"/>
            </w:pPr>
            <w:r>
              <w:t> </w:t>
            </w:r>
          </w:p>
        </w:tc>
        <w:tc>
          <w:tcPr>
            <w:tcW w:w="993" w:type="dxa"/>
            <w:tcBorders>
              <w:top w:val="nil"/>
              <w:left w:val="nil"/>
              <w:bottom w:val="nil"/>
              <w:right w:val="nil"/>
            </w:tcBorders>
            <w:shd w:val="clear" w:color="auto" w:fill="FFFFFF"/>
            <w:vAlign w:val="center"/>
          </w:tcPr>
          <w:p w14:paraId="1D1F5379" w14:textId="77777777" w:rsidR="00D47A5A" w:rsidRDefault="00231B44">
            <w:pPr>
              <w:jc w:val="center"/>
            </w:pPr>
            <w:r>
              <w:t> </w:t>
            </w:r>
          </w:p>
        </w:tc>
        <w:tc>
          <w:tcPr>
            <w:tcW w:w="1134" w:type="dxa"/>
            <w:tcBorders>
              <w:top w:val="nil"/>
              <w:left w:val="nil"/>
              <w:bottom w:val="nil"/>
              <w:right w:val="nil"/>
            </w:tcBorders>
            <w:shd w:val="clear" w:color="auto" w:fill="FFFFFF"/>
            <w:vAlign w:val="center"/>
          </w:tcPr>
          <w:p w14:paraId="1D1F537A" w14:textId="77777777" w:rsidR="00D47A5A" w:rsidRDefault="00231B44">
            <w:pPr>
              <w:jc w:val="center"/>
            </w:pPr>
            <w:r>
              <w:t> </w:t>
            </w:r>
          </w:p>
        </w:tc>
        <w:tc>
          <w:tcPr>
            <w:tcW w:w="992" w:type="dxa"/>
            <w:tcBorders>
              <w:top w:val="nil"/>
              <w:left w:val="nil"/>
              <w:bottom w:val="nil"/>
              <w:right w:val="nil"/>
            </w:tcBorders>
            <w:shd w:val="clear" w:color="auto" w:fill="FFFFFF"/>
            <w:vAlign w:val="center"/>
          </w:tcPr>
          <w:p w14:paraId="1D1F537B" w14:textId="77777777" w:rsidR="00D47A5A" w:rsidRDefault="00231B44">
            <w:pPr>
              <w:jc w:val="center"/>
            </w:pPr>
            <w:r>
              <w:t> </w:t>
            </w:r>
          </w:p>
        </w:tc>
        <w:tc>
          <w:tcPr>
            <w:tcW w:w="1701" w:type="dxa"/>
            <w:tcBorders>
              <w:top w:val="nil"/>
              <w:left w:val="nil"/>
              <w:bottom w:val="nil"/>
              <w:right w:val="nil"/>
            </w:tcBorders>
            <w:shd w:val="clear" w:color="auto" w:fill="FFFFFF"/>
            <w:vAlign w:val="center"/>
          </w:tcPr>
          <w:p w14:paraId="1D1F537C" w14:textId="77777777" w:rsidR="00D47A5A" w:rsidRDefault="00231B44">
            <w:pPr>
              <w:jc w:val="center"/>
            </w:pPr>
            <w:r>
              <w:t>0.036*</w:t>
            </w:r>
          </w:p>
        </w:tc>
      </w:tr>
      <w:tr w:rsidR="00D47A5A" w14:paraId="1D1F5384" w14:textId="77777777">
        <w:trPr>
          <w:trHeight w:val="225"/>
        </w:trPr>
        <w:tc>
          <w:tcPr>
            <w:tcW w:w="3544" w:type="dxa"/>
            <w:tcBorders>
              <w:top w:val="nil"/>
              <w:left w:val="nil"/>
              <w:bottom w:val="nil"/>
              <w:right w:val="nil"/>
            </w:tcBorders>
            <w:shd w:val="clear" w:color="auto" w:fill="FFFFFF"/>
            <w:vAlign w:val="center"/>
          </w:tcPr>
          <w:p w14:paraId="1D1F537E" w14:textId="77777777" w:rsidR="00D47A5A" w:rsidRDefault="00231B44">
            <w:pPr>
              <w:jc w:val="left"/>
            </w:pPr>
            <w:r>
              <w:t>Soltero</w:t>
            </w:r>
          </w:p>
        </w:tc>
        <w:tc>
          <w:tcPr>
            <w:tcW w:w="992" w:type="dxa"/>
            <w:tcBorders>
              <w:top w:val="nil"/>
              <w:left w:val="nil"/>
              <w:bottom w:val="nil"/>
              <w:right w:val="nil"/>
            </w:tcBorders>
            <w:shd w:val="clear" w:color="auto" w:fill="FFFFFF"/>
            <w:vAlign w:val="center"/>
          </w:tcPr>
          <w:p w14:paraId="1D1F537F" w14:textId="77777777" w:rsidR="00D47A5A" w:rsidRDefault="00231B44">
            <w:pPr>
              <w:jc w:val="center"/>
            </w:pPr>
            <w:r>
              <w:t>26</w:t>
            </w:r>
          </w:p>
        </w:tc>
        <w:tc>
          <w:tcPr>
            <w:tcW w:w="993" w:type="dxa"/>
            <w:tcBorders>
              <w:top w:val="nil"/>
              <w:left w:val="nil"/>
              <w:bottom w:val="nil"/>
              <w:right w:val="nil"/>
            </w:tcBorders>
            <w:shd w:val="clear" w:color="auto" w:fill="FFFFFF"/>
            <w:vAlign w:val="center"/>
          </w:tcPr>
          <w:p w14:paraId="1D1F5380" w14:textId="77777777" w:rsidR="00D47A5A" w:rsidRDefault="00231B44">
            <w:pPr>
              <w:jc w:val="center"/>
            </w:pPr>
            <w:r>
              <w:t>27.7</w:t>
            </w:r>
          </w:p>
        </w:tc>
        <w:tc>
          <w:tcPr>
            <w:tcW w:w="1134" w:type="dxa"/>
            <w:tcBorders>
              <w:top w:val="nil"/>
              <w:left w:val="nil"/>
              <w:bottom w:val="nil"/>
              <w:right w:val="nil"/>
            </w:tcBorders>
            <w:shd w:val="clear" w:color="auto" w:fill="FFFFFF"/>
            <w:vAlign w:val="center"/>
          </w:tcPr>
          <w:p w14:paraId="1D1F5381" w14:textId="77777777" w:rsidR="00D47A5A" w:rsidRDefault="00231B44">
            <w:pPr>
              <w:jc w:val="center"/>
            </w:pPr>
            <w:r>
              <w:t>11</w:t>
            </w:r>
          </w:p>
        </w:tc>
        <w:tc>
          <w:tcPr>
            <w:tcW w:w="992" w:type="dxa"/>
            <w:tcBorders>
              <w:top w:val="nil"/>
              <w:left w:val="nil"/>
              <w:bottom w:val="nil"/>
              <w:right w:val="nil"/>
            </w:tcBorders>
            <w:shd w:val="clear" w:color="auto" w:fill="FFFFFF"/>
            <w:vAlign w:val="center"/>
          </w:tcPr>
          <w:p w14:paraId="1D1F5382" w14:textId="77777777" w:rsidR="00D47A5A" w:rsidRDefault="00231B44">
            <w:pPr>
              <w:jc w:val="center"/>
            </w:pPr>
            <w:r>
              <w:t>17.2</w:t>
            </w:r>
          </w:p>
        </w:tc>
        <w:tc>
          <w:tcPr>
            <w:tcW w:w="1701" w:type="dxa"/>
            <w:tcBorders>
              <w:top w:val="nil"/>
              <w:left w:val="nil"/>
              <w:bottom w:val="nil"/>
              <w:right w:val="nil"/>
            </w:tcBorders>
            <w:shd w:val="clear" w:color="auto" w:fill="FFFFFF"/>
            <w:vAlign w:val="center"/>
          </w:tcPr>
          <w:p w14:paraId="1D1F5383" w14:textId="77777777" w:rsidR="00D47A5A" w:rsidRDefault="00231B44">
            <w:pPr>
              <w:jc w:val="center"/>
            </w:pPr>
            <w:r>
              <w:t> </w:t>
            </w:r>
          </w:p>
        </w:tc>
      </w:tr>
      <w:tr w:rsidR="00D47A5A" w14:paraId="1D1F538B" w14:textId="77777777">
        <w:trPr>
          <w:trHeight w:val="225"/>
        </w:trPr>
        <w:tc>
          <w:tcPr>
            <w:tcW w:w="3544" w:type="dxa"/>
            <w:tcBorders>
              <w:top w:val="nil"/>
              <w:left w:val="nil"/>
              <w:right w:val="nil"/>
            </w:tcBorders>
            <w:shd w:val="clear" w:color="auto" w:fill="FFFFFF"/>
            <w:vAlign w:val="center"/>
          </w:tcPr>
          <w:p w14:paraId="1D1F5385" w14:textId="77777777" w:rsidR="00D47A5A" w:rsidRDefault="00231B44">
            <w:pPr>
              <w:jc w:val="left"/>
            </w:pPr>
            <w:r>
              <w:t>Casado / unión libre</w:t>
            </w:r>
          </w:p>
        </w:tc>
        <w:tc>
          <w:tcPr>
            <w:tcW w:w="992" w:type="dxa"/>
            <w:tcBorders>
              <w:top w:val="nil"/>
              <w:left w:val="nil"/>
              <w:bottom w:val="nil"/>
              <w:right w:val="nil"/>
            </w:tcBorders>
            <w:shd w:val="clear" w:color="auto" w:fill="FFFFFF"/>
            <w:vAlign w:val="center"/>
          </w:tcPr>
          <w:p w14:paraId="1D1F5386" w14:textId="77777777" w:rsidR="00D47A5A" w:rsidRDefault="00231B44">
            <w:pPr>
              <w:jc w:val="center"/>
            </w:pPr>
            <w:r>
              <w:t>57</w:t>
            </w:r>
          </w:p>
        </w:tc>
        <w:tc>
          <w:tcPr>
            <w:tcW w:w="993" w:type="dxa"/>
            <w:tcBorders>
              <w:top w:val="nil"/>
              <w:left w:val="nil"/>
              <w:bottom w:val="nil"/>
              <w:right w:val="nil"/>
            </w:tcBorders>
            <w:shd w:val="clear" w:color="auto" w:fill="FFFFFF"/>
            <w:vAlign w:val="center"/>
          </w:tcPr>
          <w:p w14:paraId="1D1F5387" w14:textId="77777777" w:rsidR="00D47A5A" w:rsidRDefault="00231B44">
            <w:pPr>
              <w:jc w:val="center"/>
            </w:pPr>
            <w:r>
              <w:t>60.6</w:t>
            </w:r>
          </w:p>
        </w:tc>
        <w:tc>
          <w:tcPr>
            <w:tcW w:w="1134" w:type="dxa"/>
            <w:tcBorders>
              <w:top w:val="nil"/>
              <w:left w:val="nil"/>
              <w:bottom w:val="nil"/>
              <w:right w:val="nil"/>
            </w:tcBorders>
            <w:shd w:val="clear" w:color="auto" w:fill="FFFFFF"/>
            <w:vAlign w:val="center"/>
          </w:tcPr>
          <w:p w14:paraId="1D1F5388" w14:textId="77777777" w:rsidR="00D47A5A" w:rsidRDefault="00231B44">
            <w:pPr>
              <w:jc w:val="center"/>
            </w:pPr>
            <w:r>
              <w:t>36</w:t>
            </w:r>
          </w:p>
        </w:tc>
        <w:tc>
          <w:tcPr>
            <w:tcW w:w="992" w:type="dxa"/>
            <w:tcBorders>
              <w:top w:val="nil"/>
              <w:left w:val="nil"/>
              <w:bottom w:val="nil"/>
              <w:right w:val="nil"/>
            </w:tcBorders>
            <w:shd w:val="clear" w:color="auto" w:fill="FFFFFF"/>
            <w:vAlign w:val="center"/>
          </w:tcPr>
          <w:p w14:paraId="1D1F5389" w14:textId="77777777" w:rsidR="00D47A5A" w:rsidRDefault="00231B44">
            <w:pPr>
              <w:jc w:val="center"/>
            </w:pPr>
            <w:r>
              <w:t>56.3</w:t>
            </w:r>
          </w:p>
        </w:tc>
        <w:tc>
          <w:tcPr>
            <w:tcW w:w="1701" w:type="dxa"/>
            <w:tcBorders>
              <w:top w:val="nil"/>
              <w:left w:val="nil"/>
              <w:bottom w:val="nil"/>
              <w:right w:val="nil"/>
            </w:tcBorders>
            <w:shd w:val="clear" w:color="auto" w:fill="FFFFFF"/>
            <w:vAlign w:val="center"/>
          </w:tcPr>
          <w:p w14:paraId="1D1F538A" w14:textId="77777777" w:rsidR="00D47A5A" w:rsidRDefault="00231B44">
            <w:pPr>
              <w:jc w:val="center"/>
            </w:pPr>
            <w:r>
              <w:t> </w:t>
            </w:r>
          </w:p>
        </w:tc>
      </w:tr>
      <w:tr w:rsidR="00D47A5A" w14:paraId="1D1F5392" w14:textId="77777777">
        <w:trPr>
          <w:trHeight w:val="225"/>
        </w:trPr>
        <w:tc>
          <w:tcPr>
            <w:tcW w:w="3544" w:type="dxa"/>
            <w:tcBorders>
              <w:top w:val="nil"/>
              <w:left w:val="nil"/>
              <w:bottom w:val="single" w:sz="4" w:space="0" w:color="000000"/>
              <w:right w:val="nil"/>
            </w:tcBorders>
            <w:shd w:val="clear" w:color="auto" w:fill="FFFFFF"/>
            <w:vAlign w:val="center"/>
          </w:tcPr>
          <w:p w14:paraId="1D1F538C" w14:textId="77777777" w:rsidR="00D47A5A" w:rsidRDefault="00231B44">
            <w:pPr>
              <w:jc w:val="left"/>
            </w:pPr>
            <w:r>
              <w:t>Viudo / divorciado</w:t>
            </w:r>
          </w:p>
        </w:tc>
        <w:tc>
          <w:tcPr>
            <w:tcW w:w="992" w:type="dxa"/>
            <w:tcBorders>
              <w:top w:val="nil"/>
              <w:left w:val="nil"/>
              <w:bottom w:val="nil"/>
              <w:right w:val="nil"/>
            </w:tcBorders>
            <w:shd w:val="clear" w:color="auto" w:fill="FFFFFF"/>
            <w:vAlign w:val="center"/>
          </w:tcPr>
          <w:p w14:paraId="1D1F538D" w14:textId="77777777" w:rsidR="00D47A5A" w:rsidRDefault="00231B44">
            <w:pPr>
              <w:jc w:val="center"/>
            </w:pPr>
            <w:r>
              <w:t>11</w:t>
            </w:r>
          </w:p>
        </w:tc>
        <w:tc>
          <w:tcPr>
            <w:tcW w:w="993" w:type="dxa"/>
            <w:tcBorders>
              <w:top w:val="nil"/>
              <w:left w:val="nil"/>
              <w:bottom w:val="nil"/>
              <w:right w:val="nil"/>
            </w:tcBorders>
            <w:shd w:val="clear" w:color="auto" w:fill="FFFFFF"/>
            <w:vAlign w:val="center"/>
          </w:tcPr>
          <w:p w14:paraId="1D1F538E" w14:textId="77777777" w:rsidR="00D47A5A" w:rsidRDefault="00231B44">
            <w:pPr>
              <w:jc w:val="center"/>
            </w:pPr>
            <w:r>
              <w:t>11.7</w:t>
            </w:r>
          </w:p>
        </w:tc>
        <w:tc>
          <w:tcPr>
            <w:tcW w:w="1134" w:type="dxa"/>
            <w:tcBorders>
              <w:top w:val="nil"/>
              <w:left w:val="nil"/>
              <w:bottom w:val="nil"/>
              <w:right w:val="nil"/>
            </w:tcBorders>
            <w:shd w:val="clear" w:color="auto" w:fill="FFFFFF"/>
            <w:vAlign w:val="center"/>
          </w:tcPr>
          <w:p w14:paraId="1D1F538F" w14:textId="77777777" w:rsidR="00D47A5A" w:rsidRDefault="00231B44">
            <w:pPr>
              <w:jc w:val="center"/>
            </w:pPr>
            <w:r>
              <w:t>17</w:t>
            </w:r>
          </w:p>
        </w:tc>
        <w:tc>
          <w:tcPr>
            <w:tcW w:w="992" w:type="dxa"/>
            <w:tcBorders>
              <w:top w:val="nil"/>
              <w:left w:val="nil"/>
              <w:bottom w:val="nil"/>
              <w:right w:val="nil"/>
            </w:tcBorders>
            <w:shd w:val="clear" w:color="auto" w:fill="FFFFFF"/>
            <w:vAlign w:val="center"/>
          </w:tcPr>
          <w:p w14:paraId="1D1F5390" w14:textId="77777777" w:rsidR="00D47A5A" w:rsidRDefault="00231B44">
            <w:pPr>
              <w:jc w:val="center"/>
            </w:pPr>
            <w:r>
              <w:t>26.6</w:t>
            </w:r>
          </w:p>
        </w:tc>
        <w:tc>
          <w:tcPr>
            <w:tcW w:w="1701" w:type="dxa"/>
            <w:tcBorders>
              <w:top w:val="nil"/>
              <w:left w:val="nil"/>
              <w:bottom w:val="nil"/>
              <w:right w:val="nil"/>
            </w:tcBorders>
            <w:shd w:val="clear" w:color="auto" w:fill="FFFFFF"/>
            <w:vAlign w:val="center"/>
          </w:tcPr>
          <w:p w14:paraId="1D1F5391" w14:textId="77777777" w:rsidR="00D47A5A" w:rsidRDefault="00231B44">
            <w:pPr>
              <w:jc w:val="center"/>
            </w:pPr>
            <w:r>
              <w:t> </w:t>
            </w:r>
          </w:p>
        </w:tc>
      </w:tr>
      <w:tr w:rsidR="00D47A5A" w14:paraId="1D1F5399" w14:textId="77777777">
        <w:trPr>
          <w:trHeight w:val="225"/>
        </w:trPr>
        <w:tc>
          <w:tcPr>
            <w:tcW w:w="3544" w:type="dxa"/>
            <w:tcBorders>
              <w:top w:val="nil"/>
              <w:left w:val="nil"/>
              <w:bottom w:val="nil"/>
              <w:right w:val="nil"/>
            </w:tcBorders>
            <w:shd w:val="clear" w:color="auto" w:fill="FFFFFF"/>
            <w:vAlign w:val="center"/>
          </w:tcPr>
          <w:p w14:paraId="1D1F5393" w14:textId="77777777" w:rsidR="00D47A5A" w:rsidRDefault="00231B44">
            <w:pPr>
              <w:jc w:val="left"/>
            </w:pPr>
            <w:r>
              <w:t xml:space="preserve">Ocupación </w:t>
            </w:r>
          </w:p>
        </w:tc>
        <w:tc>
          <w:tcPr>
            <w:tcW w:w="992" w:type="dxa"/>
            <w:tcBorders>
              <w:top w:val="nil"/>
              <w:left w:val="nil"/>
              <w:bottom w:val="nil"/>
              <w:right w:val="nil"/>
            </w:tcBorders>
            <w:shd w:val="clear" w:color="auto" w:fill="FFFFFF"/>
            <w:vAlign w:val="center"/>
          </w:tcPr>
          <w:p w14:paraId="1D1F5394" w14:textId="77777777" w:rsidR="00D47A5A" w:rsidRDefault="00231B44">
            <w:pPr>
              <w:jc w:val="center"/>
            </w:pPr>
            <w:r>
              <w:t> </w:t>
            </w:r>
          </w:p>
        </w:tc>
        <w:tc>
          <w:tcPr>
            <w:tcW w:w="993" w:type="dxa"/>
            <w:tcBorders>
              <w:top w:val="nil"/>
              <w:left w:val="nil"/>
              <w:bottom w:val="nil"/>
              <w:right w:val="nil"/>
            </w:tcBorders>
            <w:shd w:val="clear" w:color="auto" w:fill="FFFFFF"/>
            <w:vAlign w:val="center"/>
          </w:tcPr>
          <w:p w14:paraId="1D1F5395" w14:textId="77777777" w:rsidR="00D47A5A" w:rsidRDefault="00231B44">
            <w:pPr>
              <w:jc w:val="center"/>
            </w:pPr>
            <w:r>
              <w:t> </w:t>
            </w:r>
          </w:p>
        </w:tc>
        <w:tc>
          <w:tcPr>
            <w:tcW w:w="1134" w:type="dxa"/>
            <w:tcBorders>
              <w:top w:val="nil"/>
              <w:left w:val="nil"/>
              <w:bottom w:val="nil"/>
              <w:right w:val="nil"/>
            </w:tcBorders>
            <w:shd w:val="clear" w:color="auto" w:fill="FFFFFF"/>
            <w:vAlign w:val="center"/>
          </w:tcPr>
          <w:p w14:paraId="1D1F5396" w14:textId="77777777" w:rsidR="00D47A5A" w:rsidRDefault="00231B44">
            <w:pPr>
              <w:jc w:val="center"/>
            </w:pPr>
            <w:r>
              <w:t> </w:t>
            </w:r>
          </w:p>
        </w:tc>
        <w:tc>
          <w:tcPr>
            <w:tcW w:w="992" w:type="dxa"/>
            <w:tcBorders>
              <w:top w:val="nil"/>
              <w:left w:val="nil"/>
              <w:bottom w:val="nil"/>
              <w:right w:val="nil"/>
            </w:tcBorders>
            <w:shd w:val="clear" w:color="auto" w:fill="FFFFFF"/>
            <w:vAlign w:val="center"/>
          </w:tcPr>
          <w:p w14:paraId="1D1F5397" w14:textId="77777777" w:rsidR="00D47A5A" w:rsidRDefault="00231B44">
            <w:pPr>
              <w:jc w:val="center"/>
            </w:pPr>
            <w:r>
              <w:t> </w:t>
            </w:r>
          </w:p>
        </w:tc>
        <w:tc>
          <w:tcPr>
            <w:tcW w:w="1701" w:type="dxa"/>
            <w:tcBorders>
              <w:top w:val="nil"/>
              <w:left w:val="nil"/>
              <w:bottom w:val="nil"/>
              <w:right w:val="nil"/>
            </w:tcBorders>
            <w:shd w:val="clear" w:color="auto" w:fill="FFFFFF"/>
            <w:vAlign w:val="center"/>
          </w:tcPr>
          <w:p w14:paraId="1D1F5398" w14:textId="77777777" w:rsidR="00D47A5A" w:rsidRDefault="00231B44">
            <w:pPr>
              <w:jc w:val="center"/>
            </w:pPr>
            <w:r>
              <w:t>0.045*</w:t>
            </w:r>
          </w:p>
        </w:tc>
      </w:tr>
      <w:tr w:rsidR="00D47A5A" w14:paraId="1D1F53A0" w14:textId="77777777">
        <w:trPr>
          <w:trHeight w:val="225"/>
        </w:trPr>
        <w:tc>
          <w:tcPr>
            <w:tcW w:w="3544" w:type="dxa"/>
            <w:tcBorders>
              <w:top w:val="nil"/>
              <w:left w:val="nil"/>
              <w:bottom w:val="nil"/>
              <w:right w:val="nil"/>
            </w:tcBorders>
            <w:shd w:val="clear" w:color="auto" w:fill="FFFFFF"/>
            <w:vAlign w:val="center"/>
          </w:tcPr>
          <w:p w14:paraId="1D1F539A" w14:textId="77777777" w:rsidR="00D47A5A" w:rsidRDefault="00231B44">
            <w:pPr>
              <w:jc w:val="left"/>
            </w:pPr>
            <w:r>
              <w:t>Hogar</w:t>
            </w:r>
          </w:p>
        </w:tc>
        <w:tc>
          <w:tcPr>
            <w:tcW w:w="992" w:type="dxa"/>
            <w:tcBorders>
              <w:top w:val="nil"/>
              <w:left w:val="nil"/>
              <w:bottom w:val="nil"/>
              <w:right w:val="nil"/>
            </w:tcBorders>
            <w:shd w:val="clear" w:color="auto" w:fill="FFFFFF"/>
            <w:vAlign w:val="center"/>
          </w:tcPr>
          <w:p w14:paraId="1D1F539B" w14:textId="77777777" w:rsidR="00D47A5A" w:rsidRDefault="00231B44">
            <w:pPr>
              <w:jc w:val="center"/>
            </w:pPr>
            <w:r>
              <w:t>37</w:t>
            </w:r>
          </w:p>
        </w:tc>
        <w:tc>
          <w:tcPr>
            <w:tcW w:w="993" w:type="dxa"/>
            <w:tcBorders>
              <w:top w:val="nil"/>
              <w:left w:val="nil"/>
              <w:bottom w:val="nil"/>
              <w:right w:val="nil"/>
            </w:tcBorders>
            <w:shd w:val="clear" w:color="auto" w:fill="FFFFFF"/>
            <w:vAlign w:val="center"/>
          </w:tcPr>
          <w:p w14:paraId="1D1F539C" w14:textId="77777777" w:rsidR="00D47A5A" w:rsidRDefault="00231B44">
            <w:pPr>
              <w:jc w:val="center"/>
            </w:pPr>
            <w:r>
              <w:t>39.4</w:t>
            </w:r>
          </w:p>
        </w:tc>
        <w:tc>
          <w:tcPr>
            <w:tcW w:w="1134" w:type="dxa"/>
            <w:tcBorders>
              <w:top w:val="nil"/>
              <w:left w:val="nil"/>
              <w:bottom w:val="nil"/>
              <w:right w:val="nil"/>
            </w:tcBorders>
            <w:shd w:val="clear" w:color="auto" w:fill="FFFFFF"/>
            <w:vAlign w:val="center"/>
          </w:tcPr>
          <w:p w14:paraId="1D1F539D" w14:textId="77777777" w:rsidR="00D47A5A" w:rsidRDefault="00231B44">
            <w:pPr>
              <w:jc w:val="center"/>
            </w:pPr>
            <w:r>
              <w:t>15</w:t>
            </w:r>
          </w:p>
        </w:tc>
        <w:tc>
          <w:tcPr>
            <w:tcW w:w="992" w:type="dxa"/>
            <w:tcBorders>
              <w:top w:val="nil"/>
              <w:left w:val="nil"/>
              <w:bottom w:val="nil"/>
              <w:right w:val="nil"/>
            </w:tcBorders>
            <w:shd w:val="clear" w:color="auto" w:fill="FFFFFF"/>
            <w:vAlign w:val="center"/>
          </w:tcPr>
          <w:p w14:paraId="1D1F539E" w14:textId="77777777" w:rsidR="00D47A5A" w:rsidRDefault="00231B44">
            <w:pPr>
              <w:jc w:val="center"/>
            </w:pPr>
            <w:r>
              <w:t>23.4</w:t>
            </w:r>
          </w:p>
        </w:tc>
        <w:tc>
          <w:tcPr>
            <w:tcW w:w="1701" w:type="dxa"/>
            <w:tcBorders>
              <w:top w:val="nil"/>
              <w:left w:val="nil"/>
              <w:bottom w:val="nil"/>
              <w:right w:val="nil"/>
            </w:tcBorders>
            <w:shd w:val="clear" w:color="auto" w:fill="FFFFFF"/>
            <w:vAlign w:val="center"/>
          </w:tcPr>
          <w:p w14:paraId="1D1F539F" w14:textId="77777777" w:rsidR="00D47A5A" w:rsidRDefault="00231B44">
            <w:pPr>
              <w:jc w:val="center"/>
            </w:pPr>
            <w:r>
              <w:t> </w:t>
            </w:r>
          </w:p>
        </w:tc>
      </w:tr>
      <w:tr w:rsidR="00D47A5A" w14:paraId="1D1F53A7" w14:textId="77777777">
        <w:trPr>
          <w:trHeight w:val="225"/>
        </w:trPr>
        <w:tc>
          <w:tcPr>
            <w:tcW w:w="3544" w:type="dxa"/>
            <w:tcBorders>
              <w:top w:val="nil"/>
              <w:left w:val="nil"/>
              <w:right w:val="nil"/>
            </w:tcBorders>
            <w:shd w:val="clear" w:color="auto" w:fill="FFFFFF"/>
            <w:vAlign w:val="center"/>
          </w:tcPr>
          <w:p w14:paraId="1D1F53A1" w14:textId="77777777" w:rsidR="00D47A5A" w:rsidRDefault="00231B44">
            <w:pPr>
              <w:jc w:val="left"/>
            </w:pPr>
            <w:r>
              <w:t>Empleado</w:t>
            </w:r>
          </w:p>
        </w:tc>
        <w:tc>
          <w:tcPr>
            <w:tcW w:w="992" w:type="dxa"/>
            <w:tcBorders>
              <w:top w:val="nil"/>
              <w:left w:val="nil"/>
              <w:right w:val="nil"/>
            </w:tcBorders>
            <w:shd w:val="clear" w:color="auto" w:fill="FFFFFF"/>
            <w:vAlign w:val="center"/>
          </w:tcPr>
          <w:p w14:paraId="1D1F53A2" w14:textId="77777777" w:rsidR="00D47A5A" w:rsidRDefault="00231B44">
            <w:pPr>
              <w:jc w:val="center"/>
            </w:pPr>
            <w:r>
              <w:t>8</w:t>
            </w:r>
          </w:p>
        </w:tc>
        <w:tc>
          <w:tcPr>
            <w:tcW w:w="993" w:type="dxa"/>
            <w:tcBorders>
              <w:top w:val="nil"/>
              <w:left w:val="nil"/>
              <w:right w:val="nil"/>
            </w:tcBorders>
            <w:shd w:val="clear" w:color="auto" w:fill="FFFFFF"/>
            <w:vAlign w:val="center"/>
          </w:tcPr>
          <w:p w14:paraId="1D1F53A3" w14:textId="77777777" w:rsidR="00D47A5A" w:rsidRDefault="00231B44">
            <w:pPr>
              <w:jc w:val="center"/>
            </w:pPr>
            <w:r>
              <w:t>8.5</w:t>
            </w:r>
          </w:p>
        </w:tc>
        <w:tc>
          <w:tcPr>
            <w:tcW w:w="1134" w:type="dxa"/>
            <w:tcBorders>
              <w:top w:val="nil"/>
              <w:left w:val="nil"/>
              <w:right w:val="nil"/>
            </w:tcBorders>
            <w:shd w:val="clear" w:color="auto" w:fill="FFFFFF"/>
            <w:vAlign w:val="center"/>
          </w:tcPr>
          <w:p w14:paraId="1D1F53A4" w14:textId="77777777" w:rsidR="00D47A5A" w:rsidRDefault="00231B44">
            <w:pPr>
              <w:jc w:val="center"/>
            </w:pPr>
            <w:r>
              <w:t>3</w:t>
            </w:r>
          </w:p>
        </w:tc>
        <w:tc>
          <w:tcPr>
            <w:tcW w:w="992" w:type="dxa"/>
            <w:tcBorders>
              <w:top w:val="nil"/>
              <w:left w:val="nil"/>
              <w:right w:val="nil"/>
            </w:tcBorders>
            <w:shd w:val="clear" w:color="auto" w:fill="FFFFFF"/>
            <w:vAlign w:val="center"/>
          </w:tcPr>
          <w:p w14:paraId="1D1F53A5" w14:textId="77777777" w:rsidR="00D47A5A" w:rsidRDefault="00231B44">
            <w:pPr>
              <w:jc w:val="center"/>
            </w:pPr>
            <w:r>
              <w:t>4.7</w:t>
            </w:r>
          </w:p>
        </w:tc>
        <w:tc>
          <w:tcPr>
            <w:tcW w:w="1701" w:type="dxa"/>
            <w:tcBorders>
              <w:top w:val="nil"/>
              <w:left w:val="nil"/>
              <w:right w:val="nil"/>
            </w:tcBorders>
            <w:shd w:val="clear" w:color="auto" w:fill="FFFFFF"/>
            <w:vAlign w:val="center"/>
          </w:tcPr>
          <w:p w14:paraId="1D1F53A6" w14:textId="77777777" w:rsidR="00D47A5A" w:rsidRDefault="00231B44">
            <w:pPr>
              <w:jc w:val="center"/>
            </w:pPr>
            <w:r>
              <w:t> </w:t>
            </w:r>
          </w:p>
        </w:tc>
      </w:tr>
      <w:tr w:rsidR="00D47A5A" w14:paraId="1D1F53AE" w14:textId="77777777">
        <w:trPr>
          <w:trHeight w:val="225"/>
        </w:trPr>
        <w:tc>
          <w:tcPr>
            <w:tcW w:w="3544" w:type="dxa"/>
            <w:tcBorders>
              <w:top w:val="nil"/>
              <w:left w:val="nil"/>
              <w:bottom w:val="single" w:sz="4" w:space="0" w:color="000000"/>
              <w:right w:val="nil"/>
            </w:tcBorders>
            <w:shd w:val="clear" w:color="auto" w:fill="FFFFFF"/>
            <w:vAlign w:val="center"/>
          </w:tcPr>
          <w:p w14:paraId="1D1F53A8" w14:textId="77777777" w:rsidR="00D47A5A" w:rsidRDefault="00231B44">
            <w:pPr>
              <w:jc w:val="left"/>
            </w:pPr>
            <w:r>
              <w:t>Otro</w:t>
            </w:r>
          </w:p>
        </w:tc>
        <w:tc>
          <w:tcPr>
            <w:tcW w:w="992" w:type="dxa"/>
            <w:tcBorders>
              <w:top w:val="nil"/>
              <w:left w:val="nil"/>
              <w:bottom w:val="single" w:sz="4" w:space="0" w:color="000000"/>
              <w:right w:val="nil"/>
            </w:tcBorders>
            <w:shd w:val="clear" w:color="auto" w:fill="FFFFFF"/>
            <w:vAlign w:val="center"/>
          </w:tcPr>
          <w:p w14:paraId="1D1F53A9" w14:textId="77777777" w:rsidR="00D47A5A" w:rsidRDefault="00231B44">
            <w:pPr>
              <w:jc w:val="center"/>
            </w:pPr>
            <w:r>
              <w:t>49</w:t>
            </w:r>
          </w:p>
        </w:tc>
        <w:tc>
          <w:tcPr>
            <w:tcW w:w="993" w:type="dxa"/>
            <w:tcBorders>
              <w:top w:val="nil"/>
              <w:left w:val="nil"/>
              <w:bottom w:val="single" w:sz="4" w:space="0" w:color="000000"/>
              <w:right w:val="nil"/>
            </w:tcBorders>
            <w:shd w:val="clear" w:color="auto" w:fill="FFFFFF"/>
            <w:vAlign w:val="center"/>
          </w:tcPr>
          <w:p w14:paraId="1D1F53AA" w14:textId="77777777" w:rsidR="00D47A5A" w:rsidRDefault="00231B44">
            <w:pPr>
              <w:jc w:val="center"/>
            </w:pPr>
            <w:r>
              <w:t>52.1</w:t>
            </w:r>
          </w:p>
        </w:tc>
        <w:tc>
          <w:tcPr>
            <w:tcW w:w="1134" w:type="dxa"/>
            <w:tcBorders>
              <w:top w:val="nil"/>
              <w:left w:val="nil"/>
              <w:bottom w:val="single" w:sz="4" w:space="0" w:color="000000"/>
              <w:right w:val="nil"/>
            </w:tcBorders>
            <w:shd w:val="clear" w:color="auto" w:fill="FFFFFF"/>
            <w:vAlign w:val="center"/>
          </w:tcPr>
          <w:p w14:paraId="1D1F53AB" w14:textId="77777777" w:rsidR="00D47A5A" w:rsidRDefault="00231B44">
            <w:pPr>
              <w:jc w:val="center"/>
            </w:pPr>
            <w:r>
              <w:t>46</w:t>
            </w:r>
          </w:p>
        </w:tc>
        <w:tc>
          <w:tcPr>
            <w:tcW w:w="992" w:type="dxa"/>
            <w:tcBorders>
              <w:top w:val="nil"/>
              <w:left w:val="nil"/>
              <w:bottom w:val="single" w:sz="4" w:space="0" w:color="000000"/>
              <w:right w:val="nil"/>
            </w:tcBorders>
            <w:shd w:val="clear" w:color="auto" w:fill="FFFFFF"/>
            <w:vAlign w:val="center"/>
          </w:tcPr>
          <w:p w14:paraId="1D1F53AC" w14:textId="77777777" w:rsidR="00D47A5A" w:rsidRDefault="00231B44">
            <w:pPr>
              <w:jc w:val="center"/>
            </w:pPr>
            <w:r>
              <w:t>71.9</w:t>
            </w:r>
          </w:p>
        </w:tc>
        <w:tc>
          <w:tcPr>
            <w:tcW w:w="1701" w:type="dxa"/>
            <w:tcBorders>
              <w:top w:val="nil"/>
              <w:left w:val="nil"/>
              <w:bottom w:val="single" w:sz="4" w:space="0" w:color="000000"/>
              <w:right w:val="nil"/>
            </w:tcBorders>
            <w:shd w:val="clear" w:color="auto" w:fill="FFFFFF"/>
            <w:vAlign w:val="center"/>
          </w:tcPr>
          <w:p w14:paraId="1D1F53AD" w14:textId="77777777" w:rsidR="00D47A5A" w:rsidRDefault="00231B44">
            <w:pPr>
              <w:jc w:val="center"/>
            </w:pPr>
            <w:r>
              <w:t> </w:t>
            </w:r>
          </w:p>
        </w:tc>
      </w:tr>
      <w:tr w:rsidR="00D47A5A" w14:paraId="1D1F53B4" w14:textId="77777777">
        <w:trPr>
          <w:trHeight w:val="225"/>
        </w:trPr>
        <w:tc>
          <w:tcPr>
            <w:tcW w:w="4536" w:type="dxa"/>
            <w:gridSpan w:val="2"/>
            <w:tcBorders>
              <w:top w:val="nil"/>
              <w:left w:val="nil"/>
              <w:bottom w:val="nil"/>
              <w:right w:val="nil"/>
            </w:tcBorders>
            <w:shd w:val="clear" w:color="auto" w:fill="FFFFFF"/>
            <w:vAlign w:val="center"/>
          </w:tcPr>
          <w:p w14:paraId="1D1F53AF" w14:textId="77777777" w:rsidR="00D47A5A" w:rsidRDefault="00231B44">
            <w:pPr>
              <w:spacing w:before="120"/>
              <w:jc w:val="left"/>
            </w:pPr>
            <w:r>
              <w:t xml:space="preserve">*Valor p &lt; 0.05 </w:t>
            </w:r>
          </w:p>
        </w:tc>
        <w:tc>
          <w:tcPr>
            <w:tcW w:w="993" w:type="dxa"/>
            <w:tcBorders>
              <w:top w:val="nil"/>
              <w:left w:val="nil"/>
              <w:bottom w:val="nil"/>
              <w:right w:val="nil"/>
            </w:tcBorders>
            <w:shd w:val="clear" w:color="auto" w:fill="FFFFFF"/>
            <w:vAlign w:val="center"/>
          </w:tcPr>
          <w:p w14:paraId="1D1F53B0" w14:textId="77777777" w:rsidR="00D47A5A" w:rsidRDefault="00231B44">
            <w:pPr>
              <w:jc w:val="center"/>
            </w:pPr>
            <w:r>
              <w:t> </w:t>
            </w:r>
          </w:p>
        </w:tc>
        <w:tc>
          <w:tcPr>
            <w:tcW w:w="1134" w:type="dxa"/>
            <w:tcBorders>
              <w:top w:val="nil"/>
              <w:left w:val="nil"/>
              <w:bottom w:val="nil"/>
              <w:right w:val="nil"/>
            </w:tcBorders>
            <w:shd w:val="clear" w:color="auto" w:fill="FFFFFF"/>
            <w:vAlign w:val="center"/>
          </w:tcPr>
          <w:p w14:paraId="1D1F53B1" w14:textId="77777777" w:rsidR="00D47A5A" w:rsidRDefault="00231B44">
            <w:pPr>
              <w:jc w:val="center"/>
            </w:pPr>
            <w:r>
              <w:t> </w:t>
            </w:r>
          </w:p>
        </w:tc>
        <w:tc>
          <w:tcPr>
            <w:tcW w:w="992" w:type="dxa"/>
            <w:tcBorders>
              <w:top w:val="nil"/>
              <w:left w:val="nil"/>
              <w:bottom w:val="nil"/>
              <w:right w:val="nil"/>
            </w:tcBorders>
            <w:shd w:val="clear" w:color="auto" w:fill="FFFFFF"/>
            <w:vAlign w:val="center"/>
          </w:tcPr>
          <w:p w14:paraId="1D1F53B2" w14:textId="77777777" w:rsidR="00D47A5A" w:rsidRDefault="00231B44">
            <w:pPr>
              <w:jc w:val="center"/>
            </w:pPr>
            <w:r>
              <w:t> </w:t>
            </w:r>
          </w:p>
        </w:tc>
        <w:tc>
          <w:tcPr>
            <w:tcW w:w="1701" w:type="dxa"/>
            <w:tcBorders>
              <w:top w:val="nil"/>
              <w:left w:val="nil"/>
              <w:bottom w:val="nil"/>
              <w:right w:val="nil"/>
            </w:tcBorders>
            <w:shd w:val="clear" w:color="auto" w:fill="FFFFFF"/>
            <w:vAlign w:val="center"/>
          </w:tcPr>
          <w:p w14:paraId="1D1F53B3" w14:textId="77777777" w:rsidR="00D47A5A" w:rsidRDefault="00231B44">
            <w:pPr>
              <w:jc w:val="center"/>
            </w:pPr>
            <w:r>
              <w:t> </w:t>
            </w:r>
          </w:p>
        </w:tc>
      </w:tr>
    </w:tbl>
    <w:p w14:paraId="1D1F53B5" w14:textId="77777777" w:rsidR="00D47A5A" w:rsidRDefault="00231B44">
      <w:pPr>
        <w:spacing w:after="160" w:line="259" w:lineRule="auto"/>
        <w:jc w:val="left"/>
        <w:rPr>
          <w:b/>
        </w:rPr>
      </w:pPr>
      <w:bookmarkStart w:id="59" w:name="_heading=h.3tbugp1" w:colFirst="0" w:colLast="0"/>
      <w:bookmarkEnd w:id="59"/>
      <w:r>
        <w:rPr>
          <w:b/>
        </w:rPr>
        <w:t>Tabla 3</w:t>
      </w:r>
      <w:r>
        <w:br/>
      </w:r>
      <w:r>
        <w:rPr>
          <w:i/>
        </w:rPr>
        <w:t>Categorías de la investigación</w:t>
      </w:r>
    </w:p>
    <w:tbl>
      <w:tblPr>
        <w:tblStyle w:val="af0"/>
        <w:tblW w:w="9214" w:type="dxa"/>
        <w:tblBorders>
          <w:top w:val="single" w:sz="4" w:space="0" w:color="000000"/>
          <w:left w:val="nil"/>
          <w:bottom w:val="single" w:sz="4" w:space="0" w:color="000000"/>
          <w:right w:val="nil"/>
          <w:insideH w:val="single" w:sz="4" w:space="0" w:color="000000"/>
          <w:insideV w:val="nil"/>
        </w:tblBorders>
        <w:tblLayout w:type="fixed"/>
        <w:tblLook w:val="0400" w:firstRow="0" w:lastRow="0" w:firstColumn="0" w:lastColumn="0" w:noHBand="0" w:noVBand="1"/>
      </w:tblPr>
      <w:tblGrid>
        <w:gridCol w:w="1560"/>
        <w:gridCol w:w="2126"/>
        <w:gridCol w:w="5528"/>
      </w:tblGrid>
      <w:tr w:rsidR="00D47A5A" w14:paraId="1D1F53B9" w14:textId="77777777">
        <w:trPr>
          <w:trHeight w:val="274"/>
        </w:trPr>
        <w:tc>
          <w:tcPr>
            <w:tcW w:w="1560" w:type="dxa"/>
            <w:vAlign w:val="center"/>
          </w:tcPr>
          <w:p w14:paraId="1D1F53B6" w14:textId="77777777" w:rsidR="00D47A5A" w:rsidRDefault="00231B44">
            <w:pPr>
              <w:pBdr>
                <w:top w:val="nil"/>
                <w:left w:val="nil"/>
                <w:bottom w:val="nil"/>
                <w:right w:val="nil"/>
                <w:between w:val="nil"/>
              </w:pBdr>
              <w:spacing w:before="60" w:after="60" w:line="259" w:lineRule="auto"/>
              <w:jc w:val="center"/>
              <w:rPr>
                <w:b/>
                <w:color w:val="000000"/>
              </w:rPr>
            </w:pPr>
            <w:bookmarkStart w:id="60" w:name="_heading=h.28h4qwu" w:colFirst="0" w:colLast="0"/>
            <w:bookmarkEnd w:id="60"/>
            <w:r>
              <w:rPr>
                <w:b/>
                <w:color w:val="000000"/>
              </w:rPr>
              <w:t>Categoría</w:t>
            </w:r>
          </w:p>
        </w:tc>
        <w:tc>
          <w:tcPr>
            <w:tcW w:w="2126" w:type="dxa"/>
            <w:vAlign w:val="center"/>
          </w:tcPr>
          <w:p w14:paraId="1D1F53B7" w14:textId="77777777" w:rsidR="00D47A5A" w:rsidRDefault="00231B44">
            <w:pPr>
              <w:pBdr>
                <w:top w:val="nil"/>
                <w:left w:val="nil"/>
                <w:bottom w:val="nil"/>
                <w:right w:val="nil"/>
                <w:between w:val="nil"/>
              </w:pBdr>
              <w:spacing w:before="60" w:after="60" w:line="259" w:lineRule="auto"/>
              <w:jc w:val="center"/>
              <w:rPr>
                <w:b/>
                <w:color w:val="000000"/>
              </w:rPr>
            </w:pPr>
            <w:bookmarkStart w:id="61" w:name="_heading=h.nmf14n" w:colFirst="0" w:colLast="0"/>
            <w:bookmarkEnd w:id="61"/>
            <w:r>
              <w:rPr>
                <w:b/>
                <w:color w:val="000000"/>
              </w:rPr>
              <w:t>Subtemas</w:t>
            </w:r>
          </w:p>
        </w:tc>
        <w:tc>
          <w:tcPr>
            <w:tcW w:w="5528" w:type="dxa"/>
            <w:vAlign w:val="center"/>
          </w:tcPr>
          <w:p w14:paraId="1D1F53B8" w14:textId="77777777" w:rsidR="00D47A5A" w:rsidRDefault="00231B44">
            <w:pPr>
              <w:pBdr>
                <w:top w:val="nil"/>
                <w:left w:val="nil"/>
                <w:bottom w:val="nil"/>
                <w:right w:val="nil"/>
                <w:between w:val="nil"/>
              </w:pBdr>
              <w:spacing w:before="60" w:after="60" w:line="259" w:lineRule="auto"/>
              <w:jc w:val="center"/>
              <w:rPr>
                <w:b/>
                <w:color w:val="000000"/>
              </w:rPr>
            </w:pPr>
            <w:bookmarkStart w:id="62" w:name="_heading=h.37m2jsg" w:colFirst="0" w:colLast="0"/>
            <w:bookmarkEnd w:id="62"/>
            <w:r>
              <w:rPr>
                <w:b/>
                <w:color w:val="000000"/>
              </w:rPr>
              <w:t>Definiciones</w:t>
            </w:r>
          </w:p>
        </w:tc>
      </w:tr>
      <w:tr w:rsidR="00D47A5A" w14:paraId="1D1F53BE" w14:textId="77777777">
        <w:tc>
          <w:tcPr>
            <w:tcW w:w="1560" w:type="dxa"/>
            <w:vMerge w:val="restart"/>
            <w:vAlign w:val="center"/>
          </w:tcPr>
          <w:p w14:paraId="1D1F53BA" w14:textId="77777777" w:rsidR="00D47A5A" w:rsidRDefault="00231B44">
            <w:pPr>
              <w:pBdr>
                <w:top w:val="nil"/>
                <w:left w:val="nil"/>
                <w:bottom w:val="nil"/>
                <w:right w:val="nil"/>
                <w:between w:val="nil"/>
              </w:pBdr>
              <w:spacing w:before="60" w:after="60" w:line="259" w:lineRule="auto"/>
              <w:jc w:val="left"/>
              <w:rPr>
                <w:b/>
                <w:color w:val="000000"/>
              </w:rPr>
            </w:pPr>
            <w:bookmarkStart w:id="63" w:name="_heading=h.1mrcu09" w:colFirst="0" w:colLast="0"/>
            <w:bookmarkEnd w:id="63"/>
            <w:r>
              <w:rPr>
                <w:b/>
                <w:color w:val="000000"/>
              </w:rPr>
              <w:t xml:space="preserve">Memoria </w:t>
            </w:r>
          </w:p>
          <w:p w14:paraId="1D1F53BB" w14:textId="77777777" w:rsidR="00D47A5A" w:rsidRDefault="00D47A5A">
            <w:pPr>
              <w:pBdr>
                <w:top w:val="nil"/>
                <w:left w:val="nil"/>
                <w:bottom w:val="nil"/>
                <w:right w:val="nil"/>
                <w:between w:val="nil"/>
              </w:pBdr>
              <w:spacing w:before="60" w:after="60" w:line="259" w:lineRule="auto"/>
              <w:jc w:val="left"/>
              <w:rPr>
                <w:color w:val="000000"/>
              </w:rPr>
            </w:pPr>
          </w:p>
        </w:tc>
        <w:tc>
          <w:tcPr>
            <w:tcW w:w="2126" w:type="dxa"/>
            <w:vAlign w:val="center"/>
          </w:tcPr>
          <w:p w14:paraId="1D1F53BC" w14:textId="77777777" w:rsidR="00D47A5A" w:rsidRDefault="00231B44">
            <w:pPr>
              <w:pBdr>
                <w:top w:val="nil"/>
                <w:left w:val="nil"/>
                <w:bottom w:val="nil"/>
                <w:right w:val="nil"/>
                <w:between w:val="nil"/>
              </w:pBdr>
              <w:spacing w:before="60" w:after="60" w:line="259" w:lineRule="auto"/>
              <w:jc w:val="left"/>
              <w:rPr>
                <w:color w:val="000000"/>
              </w:rPr>
            </w:pPr>
            <w:bookmarkStart w:id="64" w:name="_heading=h.46r0co2" w:colFirst="0" w:colLast="0"/>
            <w:bookmarkEnd w:id="64"/>
            <w:r>
              <w:rPr>
                <w:color w:val="000000"/>
              </w:rPr>
              <w:t>Memoria de trabajo</w:t>
            </w:r>
          </w:p>
        </w:tc>
        <w:tc>
          <w:tcPr>
            <w:tcW w:w="5528" w:type="dxa"/>
            <w:vAlign w:val="center"/>
          </w:tcPr>
          <w:p w14:paraId="1D1F53BD" w14:textId="77777777" w:rsidR="00D47A5A" w:rsidRDefault="00231B44">
            <w:pPr>
              <w:pBdr>
                <w:top w:val="nil"/>
                <w:left w:val="nil"/>
                <w:bottom w:val="nil"/>
                <w:right w:val="nil"/>
                <w:between w:val="nil"/>
              </w:pBdr>
              <w:spacing w:before="60" w:after="60" w:line="276" w:lineRule="auto"/>
              <w:jc w:val="left"/>
              <w:rPr>
                <w:color w:val="000000"/>
              </w:rPr>
            </w:pPr>
            <w:bookmarkStart w:id="65" w:name="_heading=h.2lwamvv" w:colFirst="0" w:colLast="0"/>
            <w:bookmarkEnd w:id="65"/>
            <w:r>
              <w:rPr>
                <w:color w:val="000000"/>
              </w:rPr>
              <w:t xml:space="preserve">Es una función ejecutiva cerebral que se encarga del almacenamiento de la información que llega del exterior, con la cual se construyen los conocimientos. </w:t>
            </w:r>
          </w:p>
        </w:tc>
      </w:tr>
      <w:tr w:rsidR="00D47A5A" w14:paraId="1D1F53C2" w14:textId="77777777">
        <w:tc>
          <w:tcPr>
            <w:tcW w:w="1560" w:type="dxa"/>
            <w:vMerge/>
            <w:vAlign w:val="center"/>
          </w:tcPr>
          <w:p w14:paraId="1D1F53BF" w14:textId="77777777" w:rsidR="00D47A5A" w:rsidRDefault="00D47A5A">
            <w:pPr>
              <w:widowControl w:val="0"/>
              <w:pBdr>
                <w:top w:val="nil"/>
                <w:left w:val="nil"/>
                <w:bottom w:val="nil"/>
                <w:right w:val="nil"/>
                <w:between w:val="nil"/>
              </w:pBdr>
              <w:spacing w:line="276" w:lineRule="auto"/>
              <w:jc w:val="left"/>
              <w:rPr>
                <w:color w:val="000000"/>
              </w:rPr>
            </w:pPr>
          </w:p>
        </w:tc>
        <w:tc>
          <w:tcPr>
            <w:tcW w:w="2126" w:type="dxa"/>
            <w:vAlign w:val="center"/>
          </w:tcPr>
          <w:p w14:paraId="1D1F53C0" w14:textId="77777777" w:rsidR="00D47A5A" w:rsidRDefault="00231B44">
            <w:pPr>
              <w:pBdr>
                <w:top w:val="nil"/>
                <w:left w:val="nil"/>
                <w:bottom w:val="nil"/>
                <w:right w:val="nil"/>
                <w:between w:val="nil"/>
              </w:pBdr>
              <w:spacing w:before="60" w:after="60" w:line="259" w:lineRule="auto"/>
              <w:jc w:val="left"/>
              <w:rPr>
                <w:color w:val="000000"/>
              </w:rPr>
            </w:pPr>
            <w:bookmarkStart w:id="66" w:name="_heading=h.111kx3o" w:colFirst="0" w:colLast="0"/>
            <w:bookmarkEnd w:id="66"/>
            <w:r>
              <w:rPr>
                <w:color w:val="000000"/>
              </w:rPr>
              <w:t xml:space="preserve">Bases neurológicas </w:t>
            </w:r>
          </w:p>
        </w:tc>
        <w:tc>
          <w:tcPr>
            <w:tcW w:w="5528" w:type="dxa"/>
            <w:vAlign w:val="center"/>
          </w:tcPr>
          <w:p w14:paraId="1D1F53C1" w14:textId="77777777" w:rsidR="00D47A5A" w:rsidRDefault="00231B44">
            <w:pPr>
              <w:pBdr>
                <w:top w:val="nil"/>
                <w:left w:val="nil"/>
                <w:bottom w:val="nil"/>
                <w:right w:val="nil"/>
                <w:between w:val="nil"/>
              </w:pBdr>
              <w:spacing w:before="60" w:after="60" w:line="276" w:lineRule="auto"/>
              <w:jc w:val="left"/>
              <w:rPr>
                <w:color w:val="000000"/>
              </w:rPr>
            </w:pPr>
            <w:bookmarkStart w:id="67" w:name="_heading=h.3l18frh" w:colFirst="0" w:colLast="0"/>
            <w:bookmarkEnd w:id="67"/>
            <w:r>
              <w:rPr>
                <w:color w:val="000000"/>
              </w:rPr>
              <w:t>Las bases neurológicas de la memoria se relacionan con el lóbulo prefrontal.</w:t>
            </w:r>
          </w:p>
        </w:tc>
      </w:tr>
      <w:tr w:rsidR="00D47A5A" w14:paraId="1D1F53C7" w14:textId="77777777">
        <w:tc>
          <w:tcPr>
            <w:tcW w:w="1560" w:type="dxa"/>
            <w:vMerge w:val="restart"/>
            <w:vAlign w:val="center"/>
          </w:tcPr>
          <w:p w14:paraId="1D1F53C3" w14:textId="77777777" w:rsidR="00D47A5A" w:rsidRDefault="00231B44">
            <w:pPr>
              <w:pBdr>
                <w:top w:val="nil"/>
                <w:left w:val="nil"/>
                <w:bottom w:val="nil"/>
                <w:right w:val="nil"/>
                <w:between w:val="nil"/>
              </w:pBdr>
              <w:spacing w:before="60" w:after="60" w:line="259" w:lineRule="auto"/>
              <w:jc w:val="left"/>
              <w:rPr>
                <w:b/>
                <w:color w:val="000000"/>
              </w:rPr>
            </w:pPr>
            <w:bookmarkStart w:id="68" w:name="_heading=h.206ipza" w:colFirst="0" w:colLast="0"/>
            <w:bookmarkEnd w:id="68"/>
            <w:r>
              <w:rPr>
                <w:b/>
                <w:color w:val="000000"/>
              </w:rPr>
              <w:t xml:space="preserve">Estrategias </w:t>
            </w:r>
          </w:p>
          <w:p w14:paraId="1D1F53C4" w14:textId="77777777" w:rsidR="00D47A5A" w:rsidRDefault="00231B44">
            <w:pPr>
              <w:pBdr>
                <w:top w:val="nil"/>
                <w:left w:val="nil"/>
                <w:bottom w:val="nil"/>
                <w:right w:val="nil"/>
                <w:between w:val="nil"/>
              </w:pBdr>
              <w:spacing w:before="60" w:after="60" w:line="259" w:lineRule="auto"/>
              <w:jc w:val="left"/>
              <w:rPr>
                <w:color w:val="000000"/>
              </w:rPr>
            </w:pPr>
            <w:r>
              <w:rPr>
                <w:color w:val="000000"/>
              </w:rPr>
              <w:t xml:space="preserve"> </w:t>
            </w:r>
          </w:p>
        </w:tc>
        <w:tc>
          <w:tcPr>
            <w:tcW w:w="2126" w:type="dxa"/>
            <w:vAlign w:val="center"/>
          </w:tcPr>
          <w:p w14:paraId="1D1F53C5" w14:textId="77777777" w:rsidR="00D47A5A" w:rsidRDefault="00231B44">
            <w:pPr>
              <w:pBdr>
                <w:top w:val="nil"/>
                <w:left w:val="nil"/>
                <w:bottom w:val="nil"/>
                <w:right w:val="nil"/>
                <w:between w:val="nil"/>
              </w:pBdr>
              <w:spacing w:before="60" w:after="60" w:line="259" w:lineRule="auto"/>
              <w:jc w:val="left"/>
              <w:rPr>
                <w:color w:val="000000"/>
              </w:rPr>
            </w:pPr>
            <w:bookmarkStart w:id="69" w:name="_heading=h.4k668n3" w:colFirst="0" w:colLast="0"/>
            <w:bookmarkEnd w:id="69"/>
            <w:r>
              <w:rPr>
                <w:color w:val="000000"/>
              </w:rPr>
              <w:t xml:space="preserve">Estrategias lúdicas </w:t>
            </w:r>
          </w:p>
        </w:tc>
        <w:tc>
          <w:tcPr>
            <w:tcW w:w="5528" w:type="dxa"/>
            <w:vAlign w:val="center"/>
          </w:tcPr>
          <w:p w14:paraId="1D1F53C6" w14:textId="77777777" w:rsidR="00D47A5A" w:rsidRDefault="00231B44">
            <w:pPr>
              <w:pBdr>
                <w:top w:val="nil"/>
                <w:left w:val="nil"/>
                <w:bottom w:val="nil"/>
                <w:right w:val="nil"/>
                <w:between w:val="nil"/>
              </w:pBdr>
              <w:spacing w:before="60" w:after="60" w:line="276" w:lineRule="auto"/>
              <w:jc w:val="left"/>
              <w:rPr>
                <w:color w:val="000000"/>
              </w:rPr>
            </w:pPr>
            <w:bookmarkStart w:id="70" w:name="_heading=h.2zbgiuw" w:colFirst="0" w:colLast="0"/>
            <w:bookmarkEnd w:id="70"/>
            <w:r>
              <w:rPr>
                <w:color w:val="000000"/>
              </w:rPr>
              <w:t xml:space="preserve">Las estrategias lúdicas son las acciones que planean los docentes, donde intervienen el disfrute, el goce y el placer en la construcción de los conocimientos. </w:t>
            </w:r>
          </w:p>
        </w:tc>
      </w:tr>
      <w:tr w:rsidR="00D47A5A" w14:paraId="1D1F53CB" w14:textId="77777777">
        <w:tc>
          <w:tcPr>
            <w:tcW w:w="1560" w:type="dxa"/>
            <w:vMerge/>
            <w:vAlign w:val="center"/>
          </w:tcPr>
          <w:p w14:paraId="1D1F53C8" w14:textId="77777777" w:rsidR="00D47A5A" w:rsidRDefault="00D47A5A">
            <w:pPr>
              <w:widowControl w:val="0"/>
              <w:pBdr>
                <w:top w:val="nil"/>
                <w:left w:val="nil"/>
                <w:bottom w:val="nil"/>
                <w:right w:val="nil"/>
                <w:between w:val="nil"/>
              </w:pBdr>
              <w:spacing w:line="276" w:lineRule="auto"/>
              <w:jc w:val="left"/>
              <w:rPr>
                <w:color w:val="000000"/>
              </w:rPr>
            </w:pPr>
          </w:p>
        </w:tc>
        <w:tc>
          <w:tcPr>
            <w:tcW w:w="2126" w:type="dxa"/>
            <w:vAlign w:val="center"/>
          </w:tcPr>
          <w:p w14:paraId="1D1F53C9" w14:textId="77777777" w:rsidR="00D47A5A" w:rsidRDefault="00231B44">
            <w:pPr>
              <w:pBdr>
                <w:top w:val="nil"/>
                <w:left w:val="nil"/>
                <w:bottom w:val="nil"/>
                <w:right w:val="nil"/>
                <w:between w:val="nil"/>
              </w:pBdr>
              <w:spacing w:before="60" w:after="60" w:line="259" w:lineRule="auto"/>
              <w:jc w:val="left"/>
              <w:rPr>
                <w:color w:val="000000"/>
              </w:rPr>
            </w:pPr>
            <w:bookmarkStart w:id="71" w:name="_heading=h.1egqt2p" w:colFirst="0" w:colLast="0"/>
            <w:bookmarkEnd w:id="71"/>
            <w:r>
              <w:rPr>
                <w:color w:val="000000"/>
              </w:rPr>
              <w:t xml:space="preserve">Estrategias didácticas </w:t>
            </w:r>
          </w:p>
        </w:tc>
        <w:tc>
          <w:tcPr>
            <w:tcW w:w="5528" w:type="dxa"/>
            <w:vAlign w:val="center"/>
          </w:tcPr>
          <w:p w14:paraId="1D1F53CA" w14:textId="77777777" w:rsidR="00D47A5A" w:rsidRDefault="00231B44">
            <w:pPr>
              <w:pBdr>
                <w:top w:val="nil"/>
                <w:left w:val="nil"/>
                <w:bottom w:val="nil"/>
                <w:right w:val="nil"/>
                <w:between w:val="nil"/>
              </w:pBdr>
              <w:spacing w:before="60" w:after="60" w:line="276" w:lineRule="auto"/>
              <w:jc w:val="left"/>
              <w:rPr>
                <w:color w:val="000000"/>
              </w:rPr>
            </w:pPr>
            <w:bookmarkStart w:id="72" w:name="_heading=h.3ygebqi" w:colFirst="0" w:colLast="0"/>
            <w:bookmarkEnd w:id="72"/>
            <w:r>
              <w:rPr>
                <w:color w:val="000000"/>
              </w:rPr>
              <w:t xml:space="preserve">Las estrategias didácticas son las acciones de los maestros a partir de las cuales los estudiantes construyen los conocimientos; pueden ser estrategias de aprendizaje o de enseñanza. </w:t>
            </w:r>
          </w:p>
        </w:tc>
      </w:tr>
      <w:tr w:rsidR="00D47A5A" w14:paraId="1D1F53D0" w14:textId="77777777">
        <w:tc>
          <w:tcPr>
            <w:tcW w:w="1560" w:type="dxa"/>
            <w:vMerge w:val="restart"/>
            <w:vAlign w:val="center"/>
          </w:tcPr>
          <w:p w14:paraId="1D1F53CC" w14:textId="77777777" w:rsidR="00D47A5A" w:rsidRDefault="00231B44">
            <w:pPr>
              <w:pBdr>
                <w:top w:val="nil"/>
                <w:left w:val="nil"/>
                <w:bottom w:val="nil"/>
                <w:right w:val="nil"/>
                <w:between w:val="nil"/>
              </w:pBdr>
              <w:spacing w:before="60" w:after="60" w:line="259" w:lineRule="auto"/>
              <w:jc w:val="left"/>
              <w:rPr>
                <w:b/>
                <w:color w:val="000000"/>
              </w:rPr>
            </w:pPr>
            <w:bookmarkStart w:id="73" w:name="_heading=h.2dlolyb" w:colFirst="0" w:colLast="0"/>
            <w:bookmarkEnd w:id="73"/>
            <w:r>
              <w:rPr>
                <w:b/>
                <w:color w:val="000000"/>
              </w:rPr>
              <w:t>Proceso de aprendizaje del idioma inglés</w:t>
            </w:r>
          </w:p>
          <w:p w14:paraId="1D1F53CD" w14:textId="77777777" w:rsidR="00D47A5A" w:rsidRDefault="00D47A5A">
            <w:pPr>
              <w:pBdr>
                <w:top w:val="nil"/>
                <w:left w:val="nil"/>
                <w:bottom w:val="nil"/>
                <w:right w:val="nil"/>
                <w:between w:val="nil"/>
              </w:pBdr>
              <w:spacing w:before="60" w:after="60" w:line="259" w:lineRule="auto"/>
              <w:jc w:val="left"/>
              <w:rPr>
                <w:color w:val="000000"/>
              </w:rPr>
            </w:pPr>
          </w:p>
        </w:tc>
        <w:tc>
          <w:tcPr>
            <w:tcW w:w="2126" w:type="dxa"/>
            <w:vAlign w:val="center"/>
          </w:tcPr>
          <w:p w14:paraId="1D1F53CE" w14:textId="77777777" w:rsidR="00D47A5A" w:rsidRDefault="00231B44">
            <w:pPr>
              <w:pBdr>
                <w:top w:val="nil"/>
                <w:left w:val="nil"/>
                <w:bottom w:val="nil"/>
                <w:right w:val="nil"/>
                <w:between w:val="nil"/>
              </w:pBdr>
              <w:spacing w:before="60" w:after="60" w:line="259" w:lineRule="auto"/>
              <w:jc w:val="left"/>
              <w:rPr>
                <w:color w:val="000000"/>
              </w:rPr>
            </w:pPr>
            <w:bookmarkStart w:id="74" w:name="_heading=h.sqyw64" w:colFirst="0" w:colLast="0"/>
            <w:bookmarkEnd w:id="74"/>
            <w:r>
              <w:rPr>
                <w:color w:val="000000"/>
              </w:rPr>
              <w:t xml:space="preserve">Aprendizaje </w:t>
            </w:r>
          </w:p>
        </w:tc>
        <w:tc>
          <w:tcPr>
            <w:tcW w:w="5528" w:type="dxa"/>
            <w:vAlign w:val="center"/>
          </w:tcPr>
          <w:p w14:paraId="1D1F53CF" w14:textId="77777777" w:rsidR="00D47A5A" w:rsidRDefault="00231B44">
            <w:pPr>
              <w:pBdr>
                <w:top w:val="nil"/>
                <w:left w:val="nil"/>
                <w:bottom w:val="nil"/>
                <w:right w:val="nil"/>
                <w:between w:val="nil"/>
              </w:pBdr>
              <w:spacing w:before="60" w:after="60" w:line="276" w:lineRule="auto"/>
              <w:jc w:val="left"/>
              <w:rPr>
                <w:color w:val="000000"/>
              </w:rPr>
            </w:pPr>
            <w:bookmarkStart w:id="75" w:name="_heading=h.3cqmetx" w:colFirst="0" w:colLast="0"/>
            <w:bookmarkEnd w:id="75"/>
            <w:r>
              <w:rPr>
                <w:color w:val="000000"/>
              </w:rPr>
              <w:t>Es un proceso cognitivo de asimilación, donde los estudiantes unen las nuevas informaciones con saberes previos, a través de un proceso cognitivo.</w:t>
            </w:r>
          </w:p>
        </w:tc>
      </w:tr>
      <w:tr w:rsidR="00D47A5A" w14:paraId="1D1F53D4" w14:textId="77777777">
        <w:tc>
          <w:tcPr>
            <w:tcW w:w="1560" w:type="dxa"/>
            <w:vMerge/>
            <w:vAlign w:val="center"/>
          </w:tcPr>
          <w:p w14:paraId="1D1F53D1" w14:textId="77777777" w:rsidR="00D47A5A" w:rsidRDefault="00D47A5A">
            <w:pPr>
              <w:widowControl w:val="0"/>
              <w:pBdr>
                <w:top w:val="nil"/>
                <w:left w:val="nil"/>
                <w:bottom w:val="nil"/>
                <w:right w:val="nil"/>
                <w:between w:val="nil"/>
              </w:pBdr>
              <w:spacing w:line="276" w:lineRule="auto"/>
              <w:jc w:val="left"/>
              <w:rPr>
                <w:color w:val="000000"/>
              </w:rPr>
            </w:pPr>
          </w:p>
        </w:tc>
        <w:tc>
          <w:tcPr>
            <w:tcW w:w="2126" w:type="dxa"/>
            <w:vAlign w:val="center"/>
          </w:tcPr>
          <w:p w14:paraId="1D1F53D2" w14:textId="77777777" w:rsidR="00D47A5A" w:rsidRDefault="00231B44">
            <w:pPr>
              <w:pBdr>
                <w:top w:val="nil"/>
                <w:left w:val="nil"/>
                <w:bottom w:val="nil"/>
                <w:right w:val="nil"/>
                <w:between w:val="nil"/>
              </w:pBdr>
              <w:spacing w:before="60" w:after="60" w:line="259" w:lineRule="auto"/>
              <w:jc w:val="left"/>
              <w:rPr>
                <w:color w:val="000000"/>
              </w:rPr>
            </w:pPr>
            <w:bookmarkStart w:id="76" w:name="_heading=h.1rvwp1q" w:colFirst="0" w:colLast="0"/>
            <w:bookmarkEnd w:id="76"/>
            <w:r>
              <w:rPr>
                <w:color w:val="000000"/>
              </w:rPr>
              <w:t xml:space="preserve">Estilos de aprendizaje </w:t>
            </w:r>
          </w:p>
        </w:tc>
        <w:tc>
          <w:tcPr>
            <w:tcW w:w="5528" w:type="dxa"/>
            <w:vAlign w:val="center"/>
          </w:tcPr>
          <w:p w14:paraId="1D1F53D3" w14:textId="77777777" w:rsidR="00D47A5A" w:rsidRDefault="00231B44">
            <w:pPr>
              <w:pBdr>
                <w:top w:val="nil"/>
                <w:left w:val="nil"/>
                <w:bottom w:val="nil"/>
                <w:right w:val="nil"/>
                <w:between w:val="nil"/>
              </w:pBdr>
              <w:spacing w:before="60" w:after="60" w:line="276" w:lineRule="auto"/>
              <w:jc w:val="left"/>
              <w:rPr>
                <w:color w:val="000000"/>
              </w:rPr>
            </w:pPr>
            <w:bookmarkStart w:id="77" w:name="_heading=h.4bvk7pj" w:colFirst="0" w:colLast="0"/>
            <w:bookmarkEnd w:id="77"/>
            <w:r>
              <w:rPr>
                <w:color w:val="000000"/>
              </w:rPr>
              <w:t xml:space="preserve">El aprendizaje se puede dar a través de los sentidos. Es así como existen, básicamente, tres estilos o formas de adquirir los conocimientos: el visual, el auditivo y el kinestésico. </w:t>
            </w:r>
          </w:p>
        </w:tc>
      </w:tr>
    </w:tbl>
    <w:p w14:paraId="1D1F53D5" w14:textId="77777777" w:rsidR="00D47A5A" w:rsidRDefault="00231B44">
      <w:pPr>
        <w:spacing w:before="120"/>
        <w:rPr>
          <w:i/>
          <w:sz w:val="20"/>
          <w:szCs w:val="20"/>
        </w:rPr>
      </w:pPr>
      <w:r>
        <w:rPr>
          <w:i/>
          <w:sz w:val="20"/>
          <w:szCs w:val="20"/>
        </w:rPr>
        <w:t xml:space="preserve">Nota. </w:t>
      </w:r>
      <w:r>
        <w:rPr>
          <w:sz w:val="20"/>
          <w:szCs w:val="20"/>
        </w:rPr>
        <w:t>Adaptado de Ruiz Rojas (2014).</w:t>
      </w:r>
    </w:p>
    <w:p w14:paraId="1D1F53D6" w14:textId="77777777" w:rsidR="00D47A5A" w:rsidRDefault="00D47A5A">
      <w:pPr>
        <w:ind w:firstLine="708"/>
      </w:pPr>
    </w:p>
    <w:p w14:paraId="1D1F53D7" w14:textId="77777777" w:rsidR="00D47A5A" w:rsidRDefault="00231B44">
      <w:pPr>
        <w:pBdr>
          <w:top w:val="nil"/>
          <w:left w:val="nil"/>
          <w:bottom w:val="nil"/>
          <w:right w:val="nil"/>
          <w:between w:val="nil"/>
        </w:pBdr>
        <w:spacing w:after="120" w:line="240" w:lineRule="auto"/>
        <w:jc w:val="left"/>
        <w:rPr>
          <w:b/>
          <w:color w:val="000000"/>
        </w:rPr>
      </w:pPr>
      <w:bookmarkStart w:id="78" w:name="_heading=h.2r0uhxc" w:colFirst="0" w:colLast="0"/>
      <w:bookmarkEnd w:id="78"/>
      <w:r>
        <w:rPr>
          <w:b/>
          <w:color w:val="000000"/>
        </w:rPr>
        <w:t>Figura 1</w:t>
      </w:r>
      <w:r>
        <w:rPr>
          <w:i/>
          <w:color w:val="000000"/>
        </w:rPr>
        <w:br/>
        <w:t>Portada Normas APA séptima edición 2020 en inglés</w:t>
      </w:r>
    </w:p>
    <w:p w14:paraId="1D1F53D8" w14:textId="77777777" w:rsidR="00D47A5A" w:rsidRDefault="00231B44">
      <w:pPr>
        <w:jc w:val="center"/>
        <w:rPr>
          <w:b/>
        </w:rPr>
      </w:pPr>
      <w:r>
        <w:rPr>
          <w:noProof/>
        </w:rPr>
        <w:drawing>
          <wp:inline distT="0" distB="0" distL="0" distR="0" wp14:anchorId="1D1F54EE" wp14:editId="1D1F54EF">
            <wp:extent cx="2008408" cy="2609711"/>
            <wp:effectExtent l="0" t="0" r="0" b="0"/>
            <wp:docPr id="397041660" name="image21.jpg" descr="Amazon.com: Publication Manual of the American Psychological Association:  7th Edition, 2020 Copyright (9781433832178): American Psychological  Association: Books"/>
            <wp:cNvGraphicFramePr/>
            <a:graphic xmlns:a="http://schemas.openxmlformats.org/drawingml/2006/main">
              <a:graphicData uri="http://schemas.openxmlformats.org/drawingml/2006/picture">
                <pic:pic xmlns:pic="http://schemas.openxmlformats.org/drawingml/2006/picture">
                  <pic:nvPicPr>
                    <pic:cNvPr id="0" name="image21.jpg" descr="Amazon.com: Publication Manual of the American Psychological Association:  7th Edition, 2020 Copyright (9781433832178): American Psychological  Association: Books"/>
                    <pic:cNvPicPr preferRelativeResize="0"/>
                  </pic:nvPicPr>
                  <pic:blipFill>
                    <a:blip r:embed="rId24"/>
                    <a:srcRect/>
                    <a:stretch>
                      <a:fillRect/>
                    </a:stretch>
                  </pic:blipFill>
                  <pic:spPr>
                    <a:xfrm>
                      <a:off x="0" y="0"/>
                      <a:ext cx="2008408" cy="2609711"/>
                    </a:xfrm>
                    <a:prstGeom prst="rect">
                      <a:avLst/>
                    </a:prstGeom>
                    <a:ln/>
                  </pic:spPr>
                </pic:pic>
              </a:graphicData>
            </a:graphic>
          </wp:inline>
        </w:drawing>
      </w:r>
      <w:r>
        <w:rPr>
          <w:b/>
        </w:rPr>
        <w:t xml:space="preserve"> </w:t>
      </w:r>
    </w:p>
    <w:p w14:paraId="1D1F53D9" w14:textId="77777777" w:rsidR="00D47A5A" w:rsidRPr="007C7168" w:rsidRDefault="00231B44">
      <w:pPr>
        <w:spacing w:line="276" w:lineRule="auto"/>
      </w:pPr>
      <w:r>
        <w:rPr>
          <w:i/>
          <w:sz w:val="20"/>
          <w:szCs w:val="20"/>
        </w:rPr>
        <w:t xml:space="preserve">Nota. </w:t>
      </w:r>
      <w:r w:rsidRPr="007C7168">
        <w:rPr>
          <w:sz w:val="20"/>
          <w:szCs w:val="20"/>
        </w:rPr>
        <w:t>Fuente https://bit.ly/2IyrZao (American Psychological Association, 2020).</w:t>
      </w:r>
    </w:p>
    <w:p w14:paraId="1D1F53DA" w14:textId="77777777" w:rsidR="00D47A5A" w:rsidRPr="007C7168" w:rsidRDefault="00D47A5A">
      <w:pPr>
        <w:jc w:val="center"/>
        <w:rPr>
          <w:b/>
        </w:rPr>
      </w:pPr>
    </w:p>
    <w:p w14:paraId="1D1F53DB" w14:textId="77777777" w:rsidR="00D47A5A" w:rsidRDefault="00231B44">
      <w:pPr>
        <w:pBdr>
          <w:top w:val="nil"/>
          <w:left w:val="nil"/>
          <w:bottom w:val="nil"/>
          <w:right w:val="nil"/>
          <w:between w:val="nil"/>
        </w:pBdr>
        <w:spacing w:after="120" w:line="240" w:lineRule="auto"/>
        <w:jc w:val="left"/>
        <w:rPr>
          <w:b/>
          <w:i/>
          <w:color w:val="000000"/>
        </w:rPr>
      </w:pPr>
      <w:bookmarkStart w:id="79" w:name="_heading=h.1664s55" w:colFirst="0" w:colLast="0"/>
      <w:bookmarkEnd w:id="79"/>
      <w:r>
        <w:rPr>
          <w:b/>
          <w:color w:val="000000"/>
        </w:rPr>
        <w:t>Figura 2</w:t>
      </w:r>
      <w:r>
        <w:rPr>
          <w:i/>
          <w:color w:val="000000"/>
        </w:rPr>
        <w:br/>
        <w:t>Logo Universidad de Antioquia</w:t>
      </w:r>
    </w:p>
    <w:p w14:paraId="1D1F53DC" w14:textId="77777777" w:rsidR="00D47A5A" w:rsidRDefault="00231B44">
      <w:pPr>
        <w:jc w:val="center"/>
        <w:rPr>
          <w:b/>
        </w:rPr>
      </w:pPr>
      <w:r>
        <w:rPr>
          <w:b/>
          <w:noProof/>
        </w:rPr>
        <w:lastRenderedPageBreak/>
        <w:drawing>
          <wp:inline distT="0" distB="0" distL="0" distR="0" wp14:anchorId="1D1F54F0" wp14:editId="1D1F54F1">
            <wp:extent cx="1515918" cy="1987708"/>
            <wp:effectExtent l="0" t="0" r="0" b="0"/>
            <wp:docPr id="39704166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1515918" cy="1987708"/>
                    </a:xfrm>
                    <a:prstGeom prst="rect">
                      <a:avLst/>
                    </a:prstGeom>
                    <a:ln/>
                  </pic:spPr>
                </pic:pic>
              </a:graphicData>
            </a:graphic>
          </wp:inline>
        </w:drawing>
      </w:r>
      <w:r>
        <w:rPr>
          <w:b/>
        </w:rPr>
        <w:t xml:space="preserve"> </w:t>
      </w:r>
    </w:p>
    <w:p w14:paraId="1D1F53DD" w14:textId="77777777" w:rsidR="00D47A5A" w:rsidRDefault="00231B44">
      <w:pPr>
        <w:rPr>
          <w:b/>
        </w:rPr>
      </w:pPr>
      <w:bookmarkStart w:id="80" w:name="_heading=h.3q5sasy" w:colFirst="0" w:colLast="0"/>
      <w:bookmarkEnd w:id="80"/>
      <w:r>
        <w:rPr>
          <w:i/>
          <w:sz w:val="20"/>
          <w:szCs w:val="20"/>
        </w:rPr>
        <w:t>Nota.</w:t>
      </w:r>
      <w:r>
        <w:rPr>
          <w:sz w:val="20"/>
          <w:szCs w:val="20"/>
        </w:rPr>
        <w:t xml:space="preserve"> Fuente http:/www.udea.edu.co</w:t>
      </w:r>
    </w:p>
    <w:p w14:paraId="1D1F53DE" w14:textId="77777777" w:rsidR="00D47A5A" w:rsidRDefault="00231B44">
      <w:pPr>
        <w:spacing w:after="160" w:line="259" w:lineRule="auto"/>
        <w:jc w:val="left"/>
        <w:rPr>
          <w:b/>
        </w:rPr>
      </w:pPr>
      <w:bookmarkStart w:id="81" w:name="_heading=h.25b2l0r" w:colFirst="0" w:colLast="0"/>
      <w:bookmarkEnd w:id="81"/>
      <w:r>
        <w:br w:type="page"/>
      </w:r>
    </w:p>
    <w:p w14:paraId="1D1F53DF" w14:textId="77777777" w:rsidR="00D47A5A" w:rsidRDefault="00231B44">
      <w:pPr>
        <w:pStyle w:val="Ttulo1"/>
        <w:numPr>
          <w:ilvl w:val="0"/>
          <w:numId w:val="13"/>
        </w:numPr>
      </w:pPr>
      <w:bookmarkStart w:id="82" w:name="_heading=h.kgcv8k" w:colFirst="0" w:colLast="0"/>
      <w:bookmarkEnd w:id="82"/>
      <w:r>
        <w:lastRenderedPageBreak/>
        <w:t>Conclusiones</w:t>
      </w:r>
    </w:p>
    <w:p w14:paraId="1D1F53E0" w14:textId="77777777" w:rsidR="00D47A5A" w:rsidRDefault="00231B44">
      <w:pPr>
        <w:pBdr>
          <w:top w:val="nil"/>
          <w:left w:val="nil"/>
          <w:bottom w:val="nil"/>
          <w:right w:val="nil"/>
          <w:between w:val="nil"/>
        </w:pBdr>
        <w:ind w:firstLine="709"/>
        <w:rPr>
          <w:color w:val="000000"/>
        </w:rPr>
      </w:pPr>
      <w:r>
        <w:rPr>
          <w:color w:val="000000"/>
        </w:rPr>
        <w:t>Son las interpretaciones finales que recopilan los datos de la investigación, describe lo que se obtuvo, qué se logró y cuáles son los resultados. Guardan relación directa con lo que se mencionó en el planteamiento del problema y en los objetivos. Haz un breve juicio crítico de tu proyecto.</w:t>
      </w:r>
    </w:p>
    <w:p w14:paraId="1D1F53E1" w14:textId="77777777" w:rsidR="00D47A5A" w:rsidRDefault="00D47A5A"/>
    <w:p w14:paraId="1D1F53E2" w14:textId="77777777" w:rsidR="00D47A5A" w:rsidRDefault="00D47A5A"/>
    <w:p w14:paraId="1D1F53E3" w14:textId="77777777" w:rsidR="00D47A5A" w:rsidRDefault="00D47A5A"/>
    <w:p w14:paraId="1D1F53E4" w14:textId="77777777" w:rsidR="00D47A5A" w:rsidRDefault="00D47A5A"/>
    <w:p w14:paraId="1D1F53E5" w14:textId="77777777" w:rsidR="00D47A5A" w:rsidRDefault="00D47A5A"/>
    <w:p w14:paraId="1D1F53E6" w14:textId="77777777" w:rsidR="00D47A5A" w:rsidRDefault="00D47A5A"/>
    <w:p w14:paraId="1D1F53E7" w14:textId="77777777" w:rsidR="00D47A5A" w:rsidRDefault="00D47A5A"/>
    <w:p w14:paraId="1D1F53E8" w14:textId="77777777" w:rsidR="00D47A5A" w:rsidRDefault="00231B44">
      <w:pPr>
        <w:spacing w:after="160" w:line="259" w:lineRule="auto"/>
        <w:jc w:val="left"/>
      </w:pPr>
      <w:r>
        <w:br w:type="page"/>
      </w:r>
    </w:p>
    <w:p w14:paraId="1D1F53E9" w14:textId="77777777" w:rsidR="00D47A5A" w:rsidRDefault="00231B44">
      <w:pPr>
        <w:pStyle w:val="Ttulo1"/>
        <w:numPr>
          <w:ilvl w:val="0"/>
          <w:numId w:val="13"/>
        </w:numPr>
      </w:pPr>
      <w:bookmarkStart w:id="83" w:name="_heading=h.34g0dwd" w:colFirst="0" w:colLast="0"/>
      <w:bookmarkEnd w:id="83"/>
      <w:r>
        <w:lastRenderedPageBreak/>
        <w:t>Recomendaciones</w:t>
      </w:r>
    </w:p>
    <w:p w14:paraId="1D1F53EA" w14:textId="77777777" w:rsidR="00D47A5A" w:rsidRDefault="00D47A5A">
      <w:pPr>
        <w:rPr>
          <w:b/>
        </w:rPr>
      </w:pPr>
    </w:p>
    <w:p w14:paraId="1D1F53EB" w14:textId="77777777" w:rsidR="00D47A5A" w:rsidRDefault="00231B44">
      <w:r>
        <w:tab/>
        <w:t xml:space="preserve">Las recomendaciones son las futuras y posibles líneas de investigación que llevarán a resolver problemas relacionados con la presente investigación. </w:t>
      </w:r>
    </w:p>
    <w:p w14:paraId="1D1F53EC" w14:textId="77777777" w:rsidR="00D47A5A" w:rsidRDefault="00D47A5A">
      <w:pPr>
        <w:rPr>
          <w:b/>
        </w:rPr>
      </w:pPr>
    </w:p>
    <w:p w14:paraId="1D1F53ED" w14:textId="77777777" w:rsidR="00D47A5A" w:rsidRDefault="00231B44">
      <w:pPr>
        <w:pStyle w:val="Ttulo1"/>
        <w:rPr>
          <w:lang w:val="en-US"/>
        </w:rPr>
      </w:pPr>
      <w:bookmarkStart w:id="84" w:name="_heading=h.1jlao46" w:colFirst="0" w:colLast="0"/>
      <w:bookmarkEnd w:id="84"/>
      <w:r w:rsidRPr="007C4B06">
        <w:rPr>
          <w:lang w:val="en-US"/>
        </w:rPr>
        <w:br w:type="page"/>
      </w:r>
      <w:r w:rsidRPr="003E1110">
        <w:rPr>
          <w:lang w:val="en-US"/>
        </w:rPr>
        <w:lastRenderedPageBreak/>
        <w:t>Referencias</w:t>
      </w:r>
    </w:p>
    <w:p w14:paraId="22B39C9B" w14:textId="77777777" w:rsidR="006B5334" w:rsidRPr="006B5334" w:rsidRDefault="006B5334" w:rsidP="006B5334">
      <w:pPr>
        <w:rPr>
          <w:lang w:val="en-US"/>
        </w:rPr>
      </w:pPr>
    </w:p>
    <w:sdt>
      <w:sdtPr>
        <w:rPr>
          <w:color w:val="000000"/>
        </w:rPr>
        <w:tag w:val="MENDELEY_BIBLIOGRAPHY"/>
        <w:id w:val="717009948"/>
        <w:placeholder>
          <w:docPart w:val="DefaultPlaceholder_-1854013440"/>
        </w:placeholder>
      </w:sdtPr>
      <w:sdtContent>
        <w:p w14:paraId="14E33B5D" w14:textId="77777777" w:rsidR="007E6BA5" w:rsidRPr="007E6BA5" w:rsidRDefault="007E6BA5">
          <w:pPr>
            <w:autoSpaceDE w:val="0"/>
            <w:autoSpaceDN w:val="0"/>
            <w:ind w:hanging="480"/>
            <w:divId w:val="1689213768"/>
            <w:rPr>
              <w:lang w:val="en-US"/>
            </w:rPr>
          </w:pPr>
          <w:r w:rsidRPr="007E6BA5">
            <w:rPr>
              <w:lang w:val="en-US"/>
            </w:rPr>
            <w:t xml:space="preserve">Amoako, E. A. (2021). A Spatial Analysis of Robbery Rate in the City of Detroit using Exploratory Data Analysis Approach. </w:t>
          </w:r>
          <w:r w:rsidRPr="007E6BA5">
            <w:rPr>
              <w:i/>
              <w:iCs/>
              <w:lang w:val="en-US"/>
            </w:rPr>
            <w:t>Proceedings of the ICA</w:t>
          </w:r>
          <w:r w:rsidRPr="007E6BA5">
            <w:rPr>
              <w:lang w:val="en-US"/>
            </w:rPr>
            <w:t xml:space="preserve">, </w:t>
          </w:r>
          <w:r w:rsidRPr="007E6BA5">
            <w:rPr>
              <w:i/>
              <w:iCs/>
              <w:lang w:val="en-US"/>
            </w:rPr>
            <w:t>4</w:t>
          </w:r>
          <w:r w:rsidRPr="007E6BA5">
            <w:rPr>
              <w:lang w:val="en-US"/>
            </w:rPr>
            <w:t>, 1–8. https://doi.org/10.5194/ica-proc-4-6-2021</w:t>
          </w:r>
        </w:p>
        <w:p w14:paraId="6C69163B" w14:textId="77777777" w:rsidR="007E6BA5" w:rsidRDefault="007E6BA5">
          <w:pPr>
            <w:autoSpaceDE w:val="0"/>
            <w:autoSpaceDN w:val="0"/>
            <w:ind w:hanging="480"/>
            <w:divId w:val="291444072"/>
          </w:pPr>
          <w:r w:rsidRPr="007E6BA5">
            <w:rPr>
              <w:lang w:val="en-US"/>
            </w:rPr>
            <w:t xml:space="preserve">Arboleda Colorado, J. S. (2023). </w:t>
          </w:r>
          <w:r>
            <w:rPr>
              <w:i/>
              <w:iCs/>
            </w:rPr>
            <w:t>Hurto a personas en la ciudad de Medellín: análisis predictivo de la cantidad de casos en diferentes zonas de la ciudad a partir de modelos de machine learning implementando técnicas de MLOps</w:t>
          </w:r>
          <w:r>
            <w:t xml:space="preserve"> [Trabajo de grado maestría, Universidad EAFIT]. http://hdl.handle.net/10784/32909</w:t>
          </w:r>
        </w:p>
        <w:p w14:paraId="1686BF29" w14:textId="77777777" w:rsidR="007E6BA5" w:rsidRDefault="007E6BA5">
          <w:pPr>
            <w:autoSpaceDE w:val="0"/>
            <w:autoSpaceDN w:val="0"/>
            <w:ind w:hanging="480"/>
            <w:divId w:val="118769720"/>
          </w:pPr>
          <w:r>
            <w:t xml:space="preserve">Bernal-Urrutia, P. A. (2023). </w:t>
          </w:r>
          <w:r>
            <w:rPr>
              <w:i/>
              <w:iCs/>
            </w:rPr>
            <w:t>Modelos estocásticos para la predicción y visualización espacial del delito de hurto a personas en la modalidad de atraco en la localidad de Kennedy (Bogotá D.C, Colombia)</w:t>
          </w:r>
          <w:r>
            <w:t xml:space="preserve"> [Tesis de grado maestría, Universidad Jorge Tadeo Lozano]. http://hdl.handle.net/20.500.12010/31909</w:t>
          </w:r>
        </w:p>
        <w:p w14:paraId="4A6046C2" w14:textId="77777777" w:rsidR="007E6BA5" w:rsidRPr="007E6BA5" w:rsidRDefault="007E6BA5">
          <w:pPr>
            <w:autoSpaceDE w:val="0"/>
            <w:autoSpaceDN w:val="0"/>
            <w:ind w:hanging="480"/>
            <w:divId w:val="252471758"/>
            <w:rPr>
              <w:lang w:val="en-US"/>
            </w:rPr>
          </w:pPr>
          <w:r w:rsidRPr="007E6BA5">
            <w:rPr>
              <w:lang w:val="en-US"/>
            </w:rPr>
            <w:t xml:space="preserve">Botchkarev, A. (2019). A new typology design of performance metrics to measure errors in machine learning regression algorithms. </w:t>
          </w:r>
          <w:r w:rsidRPr="007E6BA5">
            <w:rPr>
              <w:i/>
              <w:iCs/>
              <w:lang w:val="en-US"/>
            </w:rPr>
            <w:t>Interdisciplinary Journal of Information, Knowledge, and Management</w:t>
          </w:r>
          <w:r w:rsidRPr="007E6BA5">
            <w:rPr>
              <w:lang w:val="en-US"/>
            </w:rPr>
            <w:t xml:space="preserve">, </w:t>
          </w:r>
          <w:r w:rsidRPr="007E6BA5">
            <w:rPr>
              <w:i/>
              <w:iCs/>
              <w:lang w:val="en-US"/>
            </w:rPr>
            <w:t>14</w:t>
          </w:r>
          <w:r w:rsidRPr="007E6BA5">
            <w:rPr>
              <w:lang w:val="en-US"/>
            </w:rPr>
            <w:t>, 45–76. https://doi.org/10.28945/4184</w:t>
          </w:r>
        </w:p>
        <w:p w14:paraId="6A876986" w14:textId="77777777" w:rsidR="007E6BA5" w:rsidRDefault="007E6BA5">
          <w:pPr>
            <w:autoSpaceDE w:val="0"/>
            <w:autoSpaceDN w:val="0"/>
            <w:ind w:hanging="480"/>
            <w:divId w:val="119148762"/>
          </w:pPr>
          <w:r>
            <w:t xml:space="preserve">El Colombiano. (2023, agosto 3). </w:t>
          </w:r>
          <w:r>
            <w:rPr>
              <w:i/>
              <w:iCs/>
            </w:rPr>
            <w:t>Medellín, segunda capital del país en número de hurtos por día</w:t>
          </w:r>
          <w:r>
            <w:t>. https://www.elcolombiano.com/medellin/medellin-es-la-segunda-ciudad-del-pais-en-hurtos-tambien-han-crecido-extorsiones-y-desplazamiento-intraurbano-JH22075804</w:t>
          </w:r>
        </w:p>
        <w:p w14:paraId="67E82CD8" w14:textId="77777777" w:rsidR="007E6BA5" w:rsidRDefault="007E6BA5">
          <w:pPr>
            <w:autoSpaceDE w:val="0"/>
            <w:autoSpaceDN w:val="0"/>
            <w:ind w:hanging="480"/>
            <w:divId w:val="1576624220"/>
          </w:pPr>
          <w:r>
            <w:t xml:space="preserve">Franco-Franco, S., &amp; Giraldo-Martínez, A. (2024). </w:t>
          </w:r>
          <w:r>
            <w:rPr>
              <w:i/>
              <w:iCs/>
            </w:rPr>
            <w:t>Monografia Especializacion Ciencia de Datos</w:t>
          </w:r>
          <w:r>
            <w:t>. https://github.com/Sfranco12/Proyecto_UdeA</w:t>
          </w:r>
        </w:p>
        <w:p w14:paraId="510D3B46" w14:textId="77777777" w:rsidR="007E6BA5" w:rsidRDefault="007E6BA5">
          <w:pPr>
            <w:autoSpaceDE w:val="0"/>
            <w:autoSpaceDN w:val="0"/>
            <w:ind w:hanging="480"/>
            <w:divId w:val="184369904"/>
          </w:pPr>
          <w:r>
            <w:t xml:space="preserve">Medata. (s. f.). </w:t>
          </w:r>
          <w:r>
            <w:rPr>
              <w:i/>
              <w:iCs/>
            </w:rPr>
            <w:t>MEDATA</w:t>
          </w:r>
          <w:r>
            <w:t>. Recuperado 18 de noviembre de 2024, de https://medata.gov.co/</w:t>
          </w:r>
        </w:p>
        <w:p w14:paraId="03A7E059" w14:textId="77777777" w:rsidR="007E6BA5" w:rsidRDefault="007E6BA5">
          <w:pPr>
            <w:autoSpaceDE w:val="0"/>
            <w:autoSpaceDN w:val="0"/>
            <w:ind w:hanging="480"/>
            <w:divId w:val="700283630"/>
          </w:pPr>
          <w:r>
            <w:t xml:space="preserve">Medellín Cómo Vamos. (2021). </w:t>
          </w:r>
          <w:r>
            <w:rPr>
              <w:i/>
              <w:iCs/>
            </w:rPr>
            <w:t>INFORME DE CALIDAD DE VIDA DE MEDELLÍN, 2020</w:t>
          </w:r>
          <w:r>
            <w:t>. https://www.medellincomovamos.org/system/files/2021-09/docuprivados/Seguridad%20Informe%20de%20Calidad%20de%20Vida%20de%20Medell%C3%ADn%2C%202020.pdf</w:t>
          </w:r>
        </w:p>
        <w:p w14:paraId="5A5669BB" w14:textId="77777777" w:rsidR="007E6BA5" w:rsidRDefault="007E6BA5">
          <w:pPr>
            <w:autoSpaceDE w:val="0"/>
            <w:autoSpaceDN w:val="0"/>
            <w:ind w:hanging="480"/>
            <w:divId w:val="2068993874"/>
          </w:pPr>
          <w:r>
            <w:t xml:space="preserve">Medellín Cómo Vamos. (2022, noviembre 25). </w:t>
          </w:r>
          <w:r>
            <w:rPr>
              <w:i/>
              <w:iCs/>
            </w:rPr>
            <w:t>Pilas en la calle</w:t>
          </w:r>
          <w:r>
            <w:t>. https://www.medellincomovamos.org/hurtos-en-medellin</w:t>
          </w:r>
        </w:p>
        <w:p w14:paraId="40231C00" w14:textId="77777777" w:rsidR="007E6BA5" w:rsidRDefault="007E6BA5">
          <w:pPr>
            <w:autoSpaceDE w:val="0"/>
            <w:autoSpaceDN w:val="0"/>
            <w:ind w:hanging="480"/>
            <w:divId w:val="946305118"/>
          </w:pPr>
          <w:r>
            <w:lastRenderedPageBreak/>
            <w:t xml:space="preserve">Puentes Bolivar, R. (2023). </w:t>
          </w:r>
          <w:r>
            <w:rPr>
              <w:i/>
              <w:iCs/>
            </w:rPr>
            <w:t>Modelo predictivo de hurtos para la ciudad de Medellín utilizando Machine Learning</w:t>
          </w:r>
          <w:r>
            <w:t xml:space="preserve"> [Trabajo de grado maestría, Universidad Cooperativa de Colombia]. https://hdl.handle.net/20.500.12494/54260</w:t>
          </w:r>
        </w:p>
        <w:p w14:paraId="1D1F53FB" w14:textId="1DF60983" w:rsidR="00D47A5A" w:rsidRDefault="007E6BA5">
          <w:pPr>
            <w:rPr>
              <w:b/>
            </w:rPr>
          </w:pPr>
          <w:r>
            <w:t> </w:t>
          </w:r>
        </w:p>
      </w:sdtContent>
    </w:sdt>
    <w:p w14:paraId="1D1F53FC" w14:textId="77777777" w:rsidR="00D47A5A" w:rsidRDefault="00231B44">
      <w:pPr>
        <w:pStyle w:val="Ttulo1"/>
      </w:pPr>
      <w:bookmarkStart w:id="85" w:name="_heading=h.43ky6rz" w:colFirst="0" w:colLast="0"/>
      <w:bookmarkEnd w:id="85"/>
      <w:r>
        <w:t>Anexos</w:t>
      </w:r>
    </w:p>
    <w:p w14:paraId="1D1F53FD" w14:textId="77777777" w:rsidR="00D47A5A" w:rsidRDefault="00D47A5A">
      <w:pPr>
        <w:pBdr>
          <w:top w:val="nil"/>
          <w:left w:val="nil"/>
          <w:bottom w:val="nil"/>
          <w:right w:val="nil"/>
          <w:between w:val="nil"/>
        </w:pBdr>
        <w:ind w:firstLine="709"/>
        <w:rPr>
          <w:color w:val="000000"/>
        </w:rPr>
      </w:pPr>
    </w:p>
    <w:p w14:paraId="1D1F53FE" w14:textId="77777777" w:rsidR="00D47A5A" w:rsidRDefault="00231B44">
      <w:pPr>
        <w:pBdr>
          <w:top w:val="nil"/>
          <w:left w:val="nil"/>
          <w:bottom w:val="nil"/>
          <w:right w:val="nil"/>
          <w:between w:val="nil"/>
        </w:pBdr>
        <w:ind w:firstLine="709"/>
        <w:rPr>
          <w:color w:val="000000"/>
        </w:rPr>
      </w:pPr>
      <w:bookmarkStart w:id="86" w:name="_heading=h.2iq8gzs" w:colFirst="0" w:colLast="0"/>
      <w:bookmarkEnd w:id="86"/>
      <w:r>
        <w:rPr>
          <w:color w:val="000000"/>
        </w:rPr>
        <w:t xml:space="preserve">En los anexos se incluye material complementario que apoya la documentación investigativa, tales como consentimientos informados, entrevistas, material fotográfico, etc. Evite incluir material que puede estar protegido por derechos de autor, tales como pruebas psicológicas, fragmentos de libros, artículos de revistas, patentes, etc. Recuerda no incluir en tu documento datos de personas o entidades objetos de la investigación, tales como nombres, apellidos, cédulas, números telefónicos, consentimientos informados con datos personales (Resolución 8430 de 1993), nombres de empresas sin el consentimiento escrito del representante legal, fotografías en primer plano de personas (especialmente de menores de edad) y demás información que pueda contravenir los principios emitidos en la Ley Estatutaria 1581 de 2012 (Ley de protección de datos personales). </w:t>
      </w:r>
    </w:p>
    <w:p w14:paraId="1D1F53FF" w14:textId="77777777" w:rsidR="00D47A5A" w:rsidRDefault="00231B44">
      <w:pPr>
        <w:ind w:firstLine="708"/>
      </w:pPr>
      <w:r>
        <w:t>Los siguientes anexos contienen documentos de interés para el proceso de trabajo de grado, así como trucos y recomendaciones que surgen constantemente en la elaboración de un documento en Word.</w:t>
      </w:r>
    </w:p>
    <w:p w14:paraId="1D1F5400" w14:textId="77777777" w:rsidR="00D47A5A" w:rsidRDefault="00D47A5A">
      <w:pPr>
        <w:pBdr>
          <w:top w:val="nil"/>
          <w:left w:val="nil"/>
          <w:bottom w:val="nil"/>
          <w:right w:val="nil"/>
          <w:between w:val="nil"/>
        </w:pBdr>
        <w:ind w:firstLine="709"/>
        <w:rPr>
          <w:color w:val="000000"/>
        </w:rPr>
      </w:pPr>
    </w:p>
    <w:p w14:paraId="1D1F5401" w14:textId="77777777" w:rsidR="00D47A5A" w:rsidRDefault="00D47A5A">
      <w:pPr>
        <w:rPr>
          <w:b/>
        </w:rPr>
      </w:pPr>
    </w:p>
    <w:p w14:paraId="1D1F5402" w14:textId="77777777" w:rsidR="00D47A5A" w:rsidRDefault="00231B44">
      <w:pPr>
        <w:spacing w:after="160" w:line="259" w:lineRule="auto"/>
        <w:jc w:val="left"/>
        <w:rPr>
          <w:b/>
        </w:rPr>
      </w:pPr>
      <w:r>
        <w:br w:type="page"/>
      </w:r>
    </w:p>
    <w:p w14:paraId="1D1F5403" w14:textId="77777777" w:rsidR="00D47A5A" w:rsidRDefault="00231B44">
      <w:pPr>
        <w:pStyle w:val="Ttulo2"/>
      </w:pPr>
      <w:bookmarkStart w:id="87" w:name="_heading=h.xvir7l" w:colFirst="0" w:colLast="0"/>
      <w:bookmarkEnd w:id="87"/>
      <w:r>
        <w:lastRenderedPageBreak/>
        <w:t>Anexo 1. Autoarchivo en Repositorio y documentos de interés</w:t>
      </w:r>
    </w:p>
    <w:p w14:paraId="1D1F5404" w14:textId="77777777" w:rsidR="00D47A5A" w:rsidRDefault="00D47A5A">
      <w:pPr>
        <w:pBdr>
          <w:top w:val="nil"/>
          <w:left w:val="nil"/>
          <w:bottom w:val="nil"/>
          <w:right w:val="nil"/>
          <w:between w:val="nil"/>
        </w:pBdr>
        <w:ind w:firstLine="709"/>
        <w:rPr>
          <w:color w:val="000000"/>
        </w:rPr>
      </w:pPr>
    </w:p>
    <w:p w14:paraId="1D1F5405" w14:textId="77777777" w:rsidR="00D47A5A" w:rsidRDefault="00231B44">
      <w:pPr>
        <w:pBdr>
          <w:top w:val="nil"/>
          <w:left w:val="nil"/>
          <w:bottom w:val="nil"/>
          <w:right w:val="nil"/>
          <w:between w:val="nil"/>
        </w:pBdr>
        <w:spacing w:line="276" w:lineRule="auto"/>
        <w:ind w:firstLine="709"/>
        <w:rPr>
          <w:color w:val="000000"/>
        </w:rPr>
      </w:pPr>
      <w:bookmarkStart w:id="88" w:name="_heading=h.3hv69ve" w:colFirst="0" w:colLast="0"/>
      <w:bookmarkEnd w:id="88"/>
      <w:r>
        <w:rPr>
          <w:color w:val="000000"/>
        </w:rPr>
        <w:t xml:space="preserve">Al terminar todos los aspectos metodológicos, de redacción, de estructura y diagramación de tu tesis en Word, y con previo aval de la unidad académica, exporta el documento a versión PDF. Prepara también los anexos, si los tiene. Posteriormente, realiza la gestión de autoarchivo en el Repositorio Institucional </w:t>
      </w:r>
      <w:hyperlink r:id="rId26">
        <w:r w:rsidR="00D47A5A">
          <w:rPr>
            <w:color w:val="0563C1"/>
            <w:u w:val="single"/>
          </w:rPr>
          <w:t>http://bibliotecadigital.udea.edu.co</w:t>
        </w:r>
      </w:hyperlink>
      <w:r>
        <w:rPr>
          <w:color w:val="000000"/>
        </w:rPr>
        <w:t>, procedimiento que puedes consultar en video o versión PDF:</w:t>
      </w:r>
    </w:p>
    <w:p w14:paraId="1D1F5406" w14:textId="77777777" w:rsidR="00D47A5A" w:rsidRDefault="00D47A5A">
      <w:pPr>
        <w:pBdr>
          <w:top w:val="nil"/>
          <w:left w:val="nil"/>
          <w:bottom w:val="nil"/>
          <w:right w:val="nil"/>
          <w:between w:val="nil"/>
        </w:pBdr>
        <w:ind w:firstLine="709"/>
        <w:rPr>
          <w:color w:val="000000"/>
        </w:rPr>
      </w:pPr>
    </w:p>
    <w:p w14:paraId="1D1F5407" w14:textId="77777777" w:rsidR="00D47A5A" w:rsidRDefault="00231B44">
      <w:pPr>
        <w:numPr>
          <w:ilvl w:val="0"/>
          <w:numId w:val="12"/>
        </w:numPr>
        <w:pBdr>
          <w:top w:val="nil"/>
          <w:left w:val="nil"/>
          <w:bottom w:val="nil"/>
          <w:right w:val="nil"/>
          <w:between w:val="nil"/>
        </w:pBdr>
        <w:spacing w:after="120"/>
        <w:ind w:left="360"/>
      </w:pPr>
      <w:bookmarkStart w:id="89" w:name="_heading=h.1x0gk37" w:colFirst="0" w:colLast="0"/>
      <w:bookmarkEnd w:id="89"/>
      <w:r>
        <w:rPr>
          <w:color w:val="000000"/>
        </w:rPr>
        <w:t xml:space="preserve">Gestión de autoarchivo trabajos de grado (video): </w:t>
      </w:r>
      <w:hyperlink r:id="rId27">
        <w:r w:rsidR="00D47A5A">
          <w:rPr>
            <w:color w:val="0563C1"/>
            <w:u w:val="single"/>
          </w:rPr>
          <w:t>https://bit.ly/3wx9U0E</w:t>
        </w:r>
      </w:hyperlink>
    </w:p>
    <w:p w14:paraId="1D1F5408" w14:textId="77777777" w:rsidR="00D47A5A" w:rsidRDefault="00231B44">
      <w:pPr>
        <w:numPr>
          <w:ilvl w:val="0"/>
          <w:numId w:val="10"/>
        </w:numPr>
        <w:pBdr>
          <w:top w:val="nil"/>
          <w:left w:val="nil"/>
          <w:bottom w:val="nil"/>
          <w:right w:val="nil"/>
          <w:between w:val="nil"/>
        </w:pBdr>
        <w:spacing w:line="276" w:lineRule="auto"/>
        <w:ind w:left="360"/>
      </w:pPr>
      <w:r>
        <w:rPr>
          <w:color w:val="000000"/>
        </w:rPr>
        <w:t xml:space="preserve">Instructivo para el autoarchivo de trabajos de grado en el Repositorio Institucional Universidad de Antioquia (PDF): </w:t>
      </w:r>
      <w:hyperlink r:id="rId28">
        <w:r w:rsidR="00D47A5A">
          <w:rPr>
            <w:color w:val="0563C1"/>
            <w:u w:val="single"/>
          </w:rPr>
          <w:t>https://bit.ly/3fOWbfB</w:t>
        </w:r>
      </w:hyperlink>
    </w:p>
    <w:p w14:paraId="1D1F5409" w14:textId="77777777" w:rsidR="00D47A5A" w:rsidRDefault="00D47A5A">
      <w:pPr>
        <w:pBdr>
          <w:top w:val="nil"/>
          <w:left w:val="nil"/>
          <w:bottom w:val="nil"/>
          <w:right w:val="nil"/>
          <w:between w:val="nil"/>
        </w:pBdr>
        <w:rPr>
          <w:color w:val="000000"/>
        </w:rPr>
      </w:pPr>
    </w:p>
    <w:p w14:paraId="1D1F540A" w14:textId="77777777" w:rsidR="00D47A5A" w:rsidRDefault="00231B44">
      <w:pPr>
        <w:pBdr>
          <w:top w:val="nil"/>
          <w:left w:val="nil"/>
          <w:bottom w:val="nil"/>
          <w:right w:val="nil"/>
          <w:between w:val="nil"/>
        </w:pBdr>
        <w:spacing w:line="276" w:lineRule="auto"/>
        <w:ind w:firstLine="709"/>
        <w:rPr>
          <w:color w:val="000000"/>
        </w:rPr>
      </w:pPr>
      <w:bookmarkStart w:id="90" w:name="_heading=h.4h042r0" w:colFirst="0" w:colLast="0"/>
      <w:bookmarkEnd w:id="90"/>
      <w:r>
        <w:rPr>
          <w:color w:val="000000"/>
        </w:rPr>
        <w:t>Recuerda que ya no se entregan trabajos de grado en CD-ROM, únicamente mediante formato digital a través del Repositorio Institucional. Otros documentos de interés para el proceso de entrega de trabajos de grado:</w:t>
      </w:r>
    </w:p>
    <w:p w14:paraId="1D1F540B" w14:textId="77777777" w:rsidR="00D47A5A" w:rsidRDefault="00D47A5A">
      <w:pPr>
        <w:pBdr>
          <w:top w:val="nil"/>
          <w:left w:val="nil"/>
          <w:bottom w:val="nil"/>
          <w:right w:val="nil"/>
          <w:between w:val="nil"/>
        </w:pBdr>
        <w:ind w:firstLine="709"/>
        <w:rPr>
          <w:color w:val="000000"/>
        </w:rPr>
      </w:pPr>
    </w:p>
    <w:p w14:paraId="1D1F540C" w14:textId="77777777" w:rsidR="00D47A5A" w:rsidRDefault="00231B44">
      <w:pPr>
        <w:numPr>
          <w:ilvl w:val="0"/>
          <w:numId w:val="10"/>
        </w:numPr>
        <w:pBdr>
          <w:top w:val="nil"/>
          <w:left w:val="nil"/>
          <w:bottom w:val="nil"/>
          <w:right w:val="nil"/>
          <w:between w:val="nil"/>
        </w:pBdr>
        <w:spacing w:after="240" w:line="276" w:lineRule="auto"/>
        <w:ind w:left="360"/>
      </w:pPr>
      <w:bookmarkStart w:id="91" w:name="_heading=h.2w5ecyt" w:colFirst="0" w:colLast="0"/>
      <w:bookmarkEnd w:id="91"/>
      <w:r>
        <w:rPr>
          <w:color w:val="000000"/>
        </w:rPr>
        <w:t xml:space="preserve">Formulario institucional de entrega y autorización de trabajos de grado en la Universidad de Antioquia (diligenciar solo para 2 autores o más): </w:t>
      </w:r>
      <w:hyperlink r:id="rId29">
        <w:r w:rsidR="00D47A5A">
          <w:rPr>
            <w:color w:val="0563C1"/>
            <w:u w:val="single"/>
          </w:rPr>
          <w:t>https://bit.ly/2Q0sc9P</w:t>
        </w:r>
      </w:hyperlink>
      <w:r>
        <w:rPr>
          <w:color w:val="000000"/>
        </w:rPr>
        <w:t xml:space="preserve"> </w:t>
      </w:r>
    </w:p>
    <w:p w14:paraId="1D1F540D" w14:textId="77777777" w:rsidR="00D47A5A" w:rsidRDefault="00231B44">
      <w:pPr>
        <w:numPr>
          <w:ilvl w:val="0"/>
          <w:numId w:val="10"/>
        </w:numPr>
        <w:pBdr>
          <w:top w:val="nil"/>
          <w:left w:val="nil"/>
          <w:bottom w:val="nil"/>
          <w:right w:val="nil"/>
          <w:between w:val="nil"/>
        </w:pBdr>
        <w:spacing w:after="240" w:line="276" w:lineRule="auto"/>
        <w:ind w:left="360"/>
      </w:pPr>
      <w:r>
        <w:rPr>
          <w:color w:val="000000"/>
        </w:rPr>
        <w:t xml:space="preserve">Resolución Rectoral 47233 (21 de agosto de 2020): por la cual se establecen los lineamientos para la entrega de la producción académica de pregrado y posgrado en sus diferentes formatos y presentaciones al Repositorio Institucional del Departamento de Bibliotecas: </w:t>
      </w:r>
      <w:hyperlink r:id="rId30">
        <w:r w:rsidR="00D47A5A">
          <w:rPr>
            <w:color w:val="0563C1"/>
            <w:u w:val="single"/>
          </w:rPr>
          <w:t>https://bit.ly/2R629hP</w:t>
        </w:r>
      </w:hyperlink>
    </w:p>
    <w:p w14:paraId="1D1F540E" w14:textId="77777777" w:rsidR="00D47A5A" w:rsidRDefault="00231B44">
      <w:pPr>
        <w:numPr>
          <w:ilvl w:val="0"/>
          <w:numId w:val="11"/>
        </w:numPr>
        <w:pBdr>
          <w:top w:val="nil"/>
          <w:left w:val="nil"/>
          <w:bottom w:val="nil"/>
          <w:right w:val="nil"/>
          <w:between w:val="nil"/>
        </w:pBdr>
        <w:ind w:left="360"/>
      </w:pPr>
      <w:r>
        <w:rPr>
          <w:color w:val="000000"/>
        </w:rPr>
        <w:t xml:space="preserve">Políticas del Repositorio Institucional de la Universidad de Antioquia: </w:t>
      </w:r>
      <w:hyperlink r:id="rId31">
        <w:r w:rsidR="00D47A5A">
          <w:rPr>
            <w:color w:val="0563C1"/>
            <w:u w:val="single"/>
          </w:rPr>
          <w:t>https://bit.ly/3t6dcG9</w:t>
        </w:r>
      </w:hyperlink>
      <w:r>
        <w:rPr>
          <w:color w:val="000000"/>
        </w:rPr>
        <w:t xml:space="preserve"> </w:t>
      </w:r>
    </w:p>
    <w:p w14:paraId="1D1F540F" w14:textId="77777777" w:rsidR="00D47A5A" w:rsidRDefault="00D47A5A">
      <w:pPr>
        <w:pBdr>
          <w:top w:val="nil"/>
          <w:left w:val="nil"/>
          <w:bottom w:val="nil"/>
          <w:right w:val="nil"/>
          <w:between w:val="nil"/>
        </w:pBdr>
        <w:rPr>
          <w:color w:val="000000"/>
        </w:rPr>
      </w:pPr>
    </w:p>
    <w:p w14:paraId="1D1F5410" w14:textId="77777777" w:rsidR="00D47A5A" w:rsidRDefault="00D47A5A">
      <w:pPr>
        <w:pBdr>
          <w:top w:val="nil"/>
          <w:left w:val="nil"/>
          <w:bottom w:val="nil"/>
          <w:right w:val="nil"/>
          <w:between w:val="nil"/>
        </w:pBdr>
        <w:ind w:firstLine="709"/>
        <w:rPr>
          <w:color w:val="000000"/>
        </w:rPr>
      </w:pPr>
    </w:p>
    <w:p w14:paraId="1D1F5411" w14:textId="77777777" w:rsidR="00D47A5A" w:rsidRDefault="00231B44">
      <w:pPr>
        <w:spacing w:after="160" w:line="259" w:lineRule="auto"/>
        <w:jc w:val="left"/>
      </w:pPr>
      <w:r>
        <w:br w:type="page"/>
      </w:r>
    </w:p>
    <w:p w14:paraId="1D1F5412" w14:textId="77777777" w:rsidR="00D47A5A" w:rsidRDefault="00231B44">
      <w:pPr>
        <w:pStyle w:val="Ttulo2"/>
      </w:pPr>
      <w:bookmarkStart w:id="92" w:name="_heading=h.1baon6m" w:colFirst="0" w:colLast="0"/>
      <w:bookmarkEnd w:id="92"/>
      <w:r>
        <w:lastRenderedPageBreak/>
        <w:t xml:space="preserve">Anexo 2. Gestor de citas y referencias de Microsoft Word </w:t>
      </w:r>
      <w:r>
        <w:rPr>
          <w:noProof/>
        </w:rPr>
        <w:drawing>
          <wp:inline distT="0" distB="0" distL="0" distR="0" wp14:anchorId="1D1F54F2" wp14:editId="1D1F54F3">
            <wp:extent cx="246450" cy="229153"/>
            <wp:effectExtent l="0" t="0" r="0" b="0"/>
            <wp:docPr id="397041662" name="image22.png" descr="Microsoft Word - Wikipedia"/>
            <wp:cNvGraphicFramePr/>
            <a:graphic xmlns:a="http://schemas.openxmlformats.org/drawingml/2006/main">
              <a:graphicData uri="http://schemas.openxmlformats.org/drawingml/2006/picture">
                <pic:pic xmlns:pic="http://schemas.openxmlformats.org/drawingml/2006/picture">
                  <pic:nvPicPr>
                    <pic:cNvPr id="0" name="image22.png" descr="Microsoft Word - Wikipedia"/>
                    <pic:cNvPicPr preferRelativeResize="0"/>
                  </pic:nvPicPr>
                  <pic:blipFill>
                    <a:blip r:embed="rId17"/>
                    <a:srcRect/>
                    <a:stretch>
                      <a:fillRect/>
                    </a:stretch>
                  </pic:blipFill>
                  <pic:spPr>
                    <a:xfrm>
                      <a:off x="0" y="0"/>
                      <a:ext cx="246450" cy="229153"/>
                    </a:xfrm>
                    <a:prstGeom prst="rect">
                      <a:avLst/>
                    </a:prstGeom>
                    <a:ln/>
                  </pic:spPr>
                </pic:pic>
              </a:graphicData>
            </a:graphic>
          </wp:inline>
        </w:drawing>
      </w:r>
    </w:p>
    <w:p w14:paraId="1D1F5413" w14:textId="77777777" w:rsidR="00D47A5A" w:rsidRDefault="00D47A5A">
      <w:pPr>
        <w:jc w:val="left"/>
        <w:rPr>
          <w:b/>
        </w:rPr>
      </w:pPr>
    </w:p>
    <w:p w14:paraId="1D1F5414" w14:textId="77777777" w:rsidR="00D47A5A" w:rsidRDefault="00231B44">
      <w:pPr>
        <w:jc w:val="center"/>
        <w:rPr>
          <w:b/>
        </w:rPr>
      </w:pPr>
      <w:r>
        <w:t>Ingresar las fuentes: Referencias &gt; Administrar fuentes &gt; Nuevo:</w:t>
      </w:r>
      <w:r>
        <w:rPr>
          <w:noProof/>
        </w:rPr>
        <w:drawing>
          <wp:inline distT="0" distB="0" distL="0" distR="0" wp14:anchorId="1D1F54F4" wp14:editId="1D1F54F5">
            <wp:extent cx="3750860" cy="2348475"/>
            <wp:effectExtent l="0" t="0" r="0" b="0"/>
            <wp:docPr id="39704166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3750860" cy="2348475"/>
                    </a:xfrm>
                    <a:prstGeom prst="rect">
                      <a:avLst/>
                    </a:prstGeom>
                    <a:ln/>
                  </pic:spPr>
                </pic:pic>
              </a:graphicData>
            </a:graphic>
          </wp:inline>
        </w:drawing>
      </w:r>
    </w:p>
    <w:p w14:paraId="1D1F5415" w14:textId="77777777" w:rsidR="00D47A5A" w:rsidRDefault="00231B44">
      <w:pPr>
        <w:spacing w:after="120"/>
        <w:jc w:val="center"/>
        <w:rPr>
          <w:b/>
        </w:rPr>
      </w:pPr>
      <w:r>
        <w:t>Insertar cita en el texto: Referencias &gt; Insertar cita &gt; Clic en fuente seleccionada:</w:t>
      </w:r>
      <w:r>
        <w:rPr>
          <w:noProof/>
        </w:rPr>
        <w:drawing>
          <wp:inline distT="0" distB="0" distL="0" distR="0" wp14:anchorId="1D1F54F6" wp14:editId="1D1F54F7">
            <wp:extent cx="2605065" cy="2188336"/>
            <wp:effectExtent l="0" t="0" r="0" b="0"/>
            <wp:docPr id="39704166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l="20091" t="7842" r="49280" b="46418"/>
                    <a:stretch>
                      <a:fillRect/>
                    </a:stretch>
                  </pic:blipFill>
                  <pic:spPr>
                    <a:xfrm>
                      <a:off x="0" y="0"/>
                      <a:ext cx="2605065" cy="2188336"/>
                    </a:xfrm>
                    <a:prstGeom prst="rect">
                      <a:avLst/>
                    </a:prstGeom>
                    <a:ln/>
                  </pic:spPr>
                </pic:pic>
              </a:graphicData>
            </a:graphic>
          </wp:inline>
        </w:drawing>
      </w:r>
    </w:p>
    <w:p w14:paraId="1D1F5416" w14:textId="77777777" w:rsidR="00D47A5A" w:rsidRDefault="00231B44">
      <w:pPr>
        <w:jc w:val="center"/>
      </w:pPr>
      <w:r>
        <w:t>Cita insertada dentro del texto:</w:t>
      </w:r>
    </w:p>
    <w:p w14:paraId="1D1F5417" w14:textId="77777777" w:rsidR="00D47A5A" w:rsidRDefault="00D47A5A">
      <w:pPr>
        <w:jc w:val="center"/>
      </w:pPr>
    </w:p>
    <w:p w14:paraId="1D1F5418" w14:textId="77777777" w:rsidR="00D47A5A" w:rsidRDefault="00231B44">
      <w:pPr>
        <w:pBdr>
          <w:top w:val="nil"/>
          <w:left w:val="nil"/>
          <w:bottom w:val="nil"/>
          <w:right w:val="nil"/>
          <w:between w:val="nil"/>
        </w:pBdr>
        <w:ind w:firstLine="709"/>
        <w:rPr>
          <w:color w:val="000000"/>
        </w:rPr>
      </w:pPr>
      <w:r>
        <w:rPr>
          <w:color w:val="000000"/>
        </w:rPr>
        <w:t>Algunas experiencias significativas se han descrito mediante la pedagogía en hospitales con niños en edad preescolar (Alonso et al., 2006).</w:t>
      </w:r>
    </w:p>
    <w:p w14:paraId="1D1F5419" w14:textId="77777777" w:rsidR="00D47A5A" w:rsidRDefault="00D47A5A">
      <w:pPr>
        <w:jc w:val="center"/>
        <w:rPr>
          <w:b/>
        </w:rPr>
      </w:pPr>
    </w:p>
    <w:p w14:paraId="1D1F541A" w14:textId="77777777" w:rsidR="00D47A5A" w:rsidRDefault="00231B44">
      <w:pPr>
        <w:spacing w:after="120"/>
        <w:jc w:val="center"/>
        <w:rPr>
          <w:b/>
        </w:rPr>
      </w:pPr>
      <w:r>
        <w:lastRenderedPageBreak/>
        <w:t>Insertar referencias (bibliografía): Referencias &gt; Bibliografía &gt; Referencias</w:t>
      </w:r>
      <w:r>
        <w:rPr>
          <w:noProof/>
        </w:rPr>
        <w:drawing>
          <wp:inline distT="0" distB="0" distL="0" distR="0" wp14:anchorId="1D1F54F8" wp14:editId="1D1F54F9">
            <wp:extent cx="2751987" cy="2715927"/>
            <wp:effectExtent l="0" t="0" r="0" b="0"/>
            <wp:docPr id="39704166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l="20213" t="7842" r="43525" b="28540"/>
                    <a:stretch>
                      <a:fillRect/>
                    </a:stretch>
                  </pic:blipFill>
                  <pic:spPr>
                    <a:xfrm>
                      <a:off x="0" y="0"/>
                      <a:ext cx="2751987" cy="2715927"/>
                    </a:xfrm>
                    <a:prstGeom prst="rect">
                      <a:avLst/>
                    </a:prstGeom>
                    <a:ln/>
                  </pic:spPr>
                </pic:pic>
              </a:graphicData>
            </a:graphic>
          </wp:inline>
        </w:drawing>
      </w:r>
    </w:p>
    <w:p w14:paraId="1D1F541B" w14:textId="77777777" w:rsidR="00D47A5A" w:rsidRDefault="00231B44">
      <w:pPr>
        <w:jc w:val="center"/>
      </w:pPr>
      <w:r>
        <w:t>Sección Referencias insertada:</w:t>
      </w:r>
    </w:p>
    <w:p w14:paraId="1D1F541C" w14:textId="77777777" w:rsidR="00D47A5A" w:rsidRDefault="00231B44">
      <w:pPr>
        <w:jc w:val="center"/>
        <w:sectPr w:rsidR="00D47A5A">
          <w:headerReference w:type="default" r:id="rId35"/>
          <w:pgSz w:w="12240" w:h="15840"/>
          <w:pgMar w:top="1418" w:right="1418" w:bottom="1418" w:left="1418" w:header="709" w:footer="709" w:gutter="0"/>
          <w:pgNumType w:start="1"/>
          <w:cols w:space="720"/>
        </w:sectPr>
      </w:pPr>
      <w:r>
        <w:rPr>
          <w:noProof/>
        </w:rPr>
        <w:drawing>
          <wp:inline distT="0" distB="0" distL="0" distR="0" wp14:anchorId="1D1F54FA" wp14:editId="1D1F54FB">
            <wp:extent cx="4727723" cy="2394026"/>
            <wp:effectExtent l="0" t="0" r="0" b="0"/>
            <wp:docPr id="39704166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4727723" cy="2394026"/>
                    </a:xfrm>
                    <a:prstGeom prst="rect">
                      <a:avLst/>
                    </a:prstGeom>
                    <a:ln/>
                  </pic:spPr>
                </pic:pic>
              </a:graphicData>
            </a:graphic>
          </wp:inline>
        </w:drawing>
      </w:r>
    </w:p>
    <w:p w14:paraId="1D1F541D" w14:textId="77777777" w:rsidR="00D47A5A" w:rsidRDefault="00231B44">
      <w:pPr>
        <w:pStyle w:val="Ttulo2"/>
      </w:pPr>
      <w:bookmarkStart w:id="95" w:name="_heading=h.3vac5uf" w:colFirst="0" w:colLast="0"/>
      <w:bookmarkEnd w:id="95"/>
      <w:r>
        <w:lastRenderedPageBreak/>
        <w:t>Anexo 3. Citas y referencias de material legal (leyes, decretos, sentencias, etc.)</w:t>
      </w:r>
    </w:p>
    <w:p w14:paraId="1D1F541E" w14:textId="77777777" w:rsidR="00D47A5A" w:rsidRDefault="00D47A5A">
      <w:pPr>
        <w:jc w:val="center"/>
      </w:pPr>
    </w:p>
    <w:p w14:paraId="1D1F541F" w14:textId="77777777" w:rsidR="00D47A5A" w:rsidRDefault="00231B44">
      <w:pPr>
        <w:ind w:firstLine="708"/>
      </w:pPr>
      <w:r>
        <w:t xml:space="preserve">Uno de los aspectos que más puede causar confusión en Normas APA es lo referente a la citación de material legal y jurídico; de hecho, la misma American Psychological Association refiere al uso del manual internacional “Bluebook: A Uniform System of Citation” (este estilo está incluido en Zotero, Mendeley y otros gestores bibliográficos),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Bluebook, puedes consultarlos en </w:t>
      </w:r>
      <w:hyperlink r:id="rId37">
        <w:r w:rsidR="00D47A5A">
          <w:rPr>
            <w:color w:val="0563C1"/>
            <w:u w:val="single"/>
          </w:rPr>
          <w:t>https://www.legalbluebook.com/</w:t>
        </w:r>
      </w:hyperlink>
      <w:r>
        <w:t>; asimismo, algunos ejemplos del manual de la APA están basados en el sistema jurídico estadounidense, lo que sin duda podría causar cierto conflicto con el entorno legal colombiano; ambos serán aceptados en los trabajos de grado y tesis de la Universidad de Antioquia.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t>
      </w:r>
    </w:p>
    <w:p w14:paraId="1D1F5420" w14:textId="77777777" w:rsidR="00D47A5A" w:rsidRDefault="00D47A5A">
      <w:pPr>
        <w:rPr>
          <w:b/>
        </w:rPr>
      </w:pPr>
    </w:p>
    <w:tbl>
      <w:tblPr>
        <w:tblStyle w:val="af1"/>
        <w:tblW w:w="12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3"/>
        <w:gridCol w:w="8647"/>
      </w:tblGrid>
      <w:tr w:rsidR="00D47A5A" w14:paraId="1D1F5423" w14:textId="77777777">
        <w:tc>
          <w:tcPr>
            <w:tcW w:w="4253" w:type="dxa"/>
            <w:tcBorders>
              <w:left w:val="nil"/>
              <w:right w:val="nil"/>
            </w:tcBorders>
            <w:vAlign w:val="center"/>
          </w:tcPr>
          <w:p w14:paraId="1D1F5421" w14:textId="77777777" w:rsidR="00D47A5A" w:rsidRDefault="00231B44">
            <w:pPr>
              <w:spacing w:before="60" w:after="60" w:line="276" w:lineRule="auto"/>
              <w:jc w:val="center"/>
              <w:rPr>
                <w:b/>
              </w:rPr>
            </w:pPr>
            <w:r>
              <w:rPr>
                <w:b/>
              </w:rPr>
              <w:t>Cita (al interior del texto)</w:t>
            </w:r>
          </w:p>
        </w:tc>
        <w:tc>
          <w:tcPr>
            <w:tcW w:w="8647" w:type="dxa"/>
            <w:tcBorders>
              <w:left w:val="nil"/>
              <w:right w:val="nil"/>
            </w:tcBorders>
            <w:vAlign w:val="center"/>
          </w:tcPr>
          <w:p w14:paraId="1D1F5422" w14:textId="77777777" w:rsidR="00D47A5A" w:rsidRDefault="00231B44">
            <w:pPr>
              <w:spacing w:before="60" w:after="60" w:line="276" w:lineRule="auto"/>
              <w:jc w:val="center"/>
              <w:rPr>
                <w:b/>
              </w:rPr>
            </w:pPr>
            <w:r>
              <w:rPr>
                <w:b/>
              </w:rPr>
              <w:t>Referencias</w:t>
            </w:r>
          </w:p>
        </w:tc>
      </w:tr>
      <w:tr w:rsidR="00D47A5A" w14:paraId="1D1F5426" w14:textId="77777777">
        <w:tc>
          <w:tcPr>
            <w:tcW w:w="4253" w:type="dxa"/>
            <w:tcBorders>
              <w:left w:val="nil"/>
              <w:right w:val="nil"/>
            </w:tcBorders>
            <w:vAlign w:val="center"/>
          </w:tcPr>
          <w:p w14:paraId="1D1F5424" w14:textId="77777777" w:rsidR="00D47A5A" w:rsidRDefault="00231B44">
            <w:pPr>
              <w:spacing w:before="60" w:after="60" w:line="276" w:lineRule="auto"/>
              <w:jc w:val="left"/>
              <w:rPr>
                <w:b/>
              </w:rPr>
            </w:pPr>
            <w:r>
              <w:t>(Colombia. Presidencia de la República, 1991)</w:t>
            </w:r>
          </w:p>
        </w:tc>
        <w:tc>
          <w:tcPr>
            <w:tcW w:w="8647" w:type="dxa"/>
            <w:tcBorders>
              <w:left w:val="nil"/>
              <w:right w:val="nil"/>
            </w:tcBorders>
            <w:vAlign w:val="center"/>
          </w:tcPr>
          <w:p w14:paraId="1D1F5425" w14:textId="77777777" w:rsidR="00D47A5A" w:rsidRDefault="00231B44">
            <w:pPr>
              <w:widowControl w:val="0"/>
              <w:spacing w:before="60" w:after="60" w:line="276" w:lineRule="auto"/>
              <w:ind w:left="480" w:hanging="480"/>
              <w:rPr>
                <w:b/>
              </w:rPr>
            </w:pPr>
            <w:r>
              <w:t xml:space="preserve">Colombia. Presidencia de la República. (1991). </w:t>
            </w:r>
            <w:r>
              <w:rPr>
                <w:i/>
              </w:rPr>
              <w:t>Constitución Política de Colombia.</w:t>
            </w:r>
            <w:r>
              <w:t xml:space="preserve"> Presidencia de la República.</w:t>
            </w:r>
          </w:p>
        </w:tc>
      </w:tr>
      <w:tr w:rsidR="00D47A5A" w14:paraId="1D1F5429" w14:textId="77777777">
        <w:tc>
          <w:tcPr>
            <w:tcW w:w="4253" w:type="dxa"/>
            <w:tcBorders>
              <w:left w:val="nil"/>
              <w:right w:val="nil"/>
            </w:tcBorders>
            <w:vAlign w:val="center"/>
          </w:tcPr>
          <w:p w14:paraId="1D1F5427" w14:textId="77777777" w:rsidR="00D47A5A" w:rsidRDefault="00231B44">
            <w:pPr>
              <w:spacing w:before="60" w:after="60" w:line="276" w:lineRule="auto"/>
              <w:jc w:val="left"/>
              <w:rPr>
                <w:b/>
              </w:rPr>
            </w:pPr>
            <w:r>
              <w:t>(Colombia. Congreso de la República, 1994)</w:t>
            </w:r>
          </w:p>
        </w:tc>
        <w:tc>
          <w:tcPr>
            <w:tcW w:w="8647" w:type="dxa"/>
            <w:tcBorders>
              <w:left w:val="nil"/>
              <w:right w:val="nil"/>
            </w:tcBorders>
            <w:vAlign w:val="center"/>
          </w:tcPr>
          <w:p w14:paraId="1D1F5428" w14:textId="77777777" w:rsidR="00D47A5A" w:rsidRDefault="00231B44">
            <w:pPr>
              <w:widowControl w:val="0"/>
              <w:spacing w:before="60" w:after="60" w:line="276" w:lineRule="auto"/>
              <w:ind w:left="480" w:hanging="480"/>
              <w:rPr>
                <w:b/>
              </w:rPr>
            </w:pPr>
            <w:r>
              <w:t xml:space="preserve">Colombia. Congreso de la República. (1994). </w:t>
            </w:r>
            <w:r>
              <w:rPr>
                <w:i/>
              </w:rPr>
              <w:t>Ley 133 de 1994 (mayo 23): por la cual se desarrolla el Decreto de Libertad Religiosa y de Cultos, reconocido en el artículo 19 de la Constitución Política</w:t>
            </w:r>
            <w:r>
              <w:t>. Diario Oficial.</w:t>
            </w:r>
          </w:p>
        </w:tc>
      </w:tr>
      <w:tr w:rsidR="00D47A5A" w14:paraId="1D1F542C" w14:textId="77777777">
        <w:tc>
          <w:tcPr>
            <w:tcW w:w="4253" w:type="dxa"/>
            <w:tcBorders>
              <w:left w:val="nil"/>
              <w:right w:val="nil"/>
            </w:tcBorders>
            <w:vAlign w:val="center"/>
          </w:tcPr>
          <w:p w14:paraId="1D1F542A" w14:textId="77777777" w:rsidR="00D47A5A" w:rsidRDefault="00231B44">
            <w:pPr>
              <w:spacing w:before="60" w:after="60" w:line="276" w:lineRule="auto"/>
              <w:jc w:val="left"/>
              <w:rPr>
                <w:b/>
              </w:rPr>
            </w:pPr>
            <w:r>
              <w:t>(Colombia. Presidencia de la República, 1998)</w:t>
            </w:r>
          </w:p>
        </w:tc>
        <w:tc>
          <w:tcPr>
            <w:tcW w:w="8647" w:type="dxa"/>
            <w:tcBorders>
              <w:left w:val="nil"/>
              <w:right w:val="nil"/>
            </w:tcBorders>
            <w:vAlign w:val="center"/>
          </w:tcPr>
          <w:p w14:paraId="1D1F542B" w14:textId="77777777" w:rsidR="00D47A5A" w:rsidRDefault="00231B44">
            <w:pPr>
              <w:widowControl w:val="0"/>
              <w:spacing w:before="60" w:after="60" w:line="276" w:lineRule="auto"/>
              <w:ind w:left="480" w:hanging="480"/>
              <w:rPr>
                <w:b/>
              </w:rPr>
            </w:pPr>
            <w:r>
              <w:t xml:space="preserve">Colombia. Presidencia de la República. (1998). </w:t>
            </w:r>
            <w:r>
              <w:rPr>
                <w:i/>
              </w:rPr>
              <w:t>Decreto 1504 de 1998: por el cual se Reglamenta el Manejo del Espacio Público en los Planes de Ordenamiento Territorial</w:t>
            </w:r>
            <w:r>
              <w:t>. Diario Oficial.</w:t>
            </w:r>
          </w:p>
        </w:tc>
      </w:tr>
      <w:tr w:rsidR="00D47A5A" w14:paraId="1D1F542F" w14:textId="77777777">
        <w:tc>
          <w:tcPr>
            <w:tcW w:w="4253" w:type="dxa"/>
            <w:tcBorders>
              <w:left w:val="nil"/>
              <w:right w:val="nil"/>
            </w:tcBorders>
            <w:vAlign w:val="center"/>
          </w:tcPr>
          <w:p w14:paraId="1D1F542D" w14:textId="77777777" w:rsidR="00D47A5A" w:rsidRDefault="00231B44">
            <w:pPr>
              <w:spacing w:before="60" w:after="60" w:line="276" w:lineRule="auto"/>
              <w:jc w:val="left"/>
              <w:rPr>
                <w:b/>
              </w:rPr>
            </w:pPr>
            <w:r>
              <w:lastRenderedPageBreak/>
              <w:t>(Colombia. Congreso de la República, 2014)</w:t>
            </w:r>
          </w:p>
        </w:tc>
        <w:tc>
          <w:tcPr>
            <w:tcW w:w="8647" w:type="dxa"/>
            <w:tcBorders>
              <w:left w:val="nil"/>
              <w:right w:val="nil"/>
            </w:tcBorders>
            <w:vAlign w:val="center"/>
          </w:tcPr>
          <w:p w14:paraId="1D1F542E" w14:textId="77777777" w:rsidR="00D47A5A" w:rsidRDefault="00231B44">
            <w:pPr>
              <w:widowControl w:val="0"/>
              <w:spacing w:before="60" w:after="60" w:line="276" w:lineRule="auto"/>
              <w:ind w:left="480" w:hanging="480"/>
              <w:rPr>
                <w:b/>
              </w:rPr>
            </w:pPr>
            <w:r>
              <w:t xml:space="preserve">Colombia. Congreso de la República. (2014). </w:t>
            </w:r>
            <w:r>
              <w:rPr>
                <w:i/>
              </w:rPr>
              <w:t>Ley 1733 de 2014: Ley Consuelo Devis Saavedra, mediante la cual se regulan los servicios de cuidados paliativos para el manejo integral de pacientes con enfermedades terminales, crónicas, degenerativas e irreversibles en cualquier fase de la enfermedad de alto impacto en la calidad de vida</w:t>
            </w:r>
            <w:r>
              <w:t>. Diario Oficial.</w:t>
            </w:r>
          </w:p>
        </w:tc>
      </w:tr>
      <w:tr w:rsidR="00D47A5A" w14:paraId="1D1F5432" w14:textId="77777777">
        <w:tc>
          <w:tcPr>
            <w:tcW w:w="4253" w:type="dxa"/>
            <w:tcBorders>
              <w:left w:val="nil"/>
              <w:right w:val="nil"/>
            </w:tcBorders>
            <w:vAlign w:val="center"/>
          </w:tcPr>
          <w:p w14:paraId="1D1F5430" w14:textId="77777777" w:rsidR="00D47A5A" w:rsidRDefault="00231B44">
            <w:pPr>
              <w:spacing w:before="60" w:after="60" w:line="276" w:lineRule="auto"/>
              <w:jc w:val="left"/>
            </w:pPr>
            <w:r>
              <w:t>(Colombia. Corte Constitucional, 2003a)</w:t>
            </w:r>
          </w:p>
        </w:tc>
        <w:tc>
          <w:tcPr>
            <w:tcW w:w="8647" w:type="dxa"/>
            <w:tcBorders>
              <w:left w:val="nil"/>
              <w:right w:val="nil"/>
            </w:tcBorders>
            <w:vAlign w:val="center"/>
          </w:tcPr>
          <w:p w14:paraId="1D1F5431" w14:textId="77777777" w:rsidR="00D47A5A" w:rsidRDefault="00231B44">
            <w:pPr>
              <w:widowControl w:val="0"/>
              <w:spacing w:before="60" w:after="60" w:line="276" w:lineRule="auto"/>
              <w:ind w:left="480" w:hanging="480"/>
              <w:rPr>
                <w:b/>
              </w:rPr>
            </w:pPr>
            <w:r>
              <w:t xml:space="preserve">Colombia. Corte Constitucional. (2003a). </w:t>
            </w:r>
            <w:r>
              <w:rPr>
                <w:i/>
              </w:rPr>
              <w:t>Sentencia SU.805 de 2003: vía de hecho en proceso de lanzamiento por ocupacion de hecho / debido proceso de querellados - vulneración por actuaciones arbitrarias. M. P. Jaime Córdoba Triviño</w:t>
            </w:r>
            <w:r>
              <w:t>. Corte Constitucional.</w:t>
            </w:r>
          </w:p>
        </w:tc>
      </w:tr>
      <w:tr w:rsidR="00D47A5A" w14:paraId="1D1F5435" w14:textId="77777777">
        <w:tc>
          <w:tcPr>
            <w:tcW w:w="4253" w:type="dxa"/>
            <w:tcBorders>
              <w:left w:val="nil"/>
              <w:right w:val="nil"/>
            </w:tcBorders>
            <w:vAlign w:val="center"/>
          </w:tcPr>
          <w:p w14:paraId="1D1F5433" w14:textId="77777777" w:rsidR="00D47A5A" w:rsidRDefault="00231B44">
            <w:pPr>
              <w:spacing w:before="60" w:after="60" w:line="276" w:lineRule="auto"/>
              <w:jc w:val="left"/>
              <w:rPr>
                <w:b/>
              </w:rPr>
            </w:pPr>
            <w:r>
              <w:t>(Colombia. Corte Constitucional, 2003b)</w:t>
            </w:r>
          </w:p>
        </w:tc>
        <w:tc>
          <w:tcPr>
            <w:tcW w:w="8647" w:type="dxa"/>
            <w:tcBorders>
              <w:left w:val="nil"/>
              <w:right w:val="nil"/>
            </w:tcBorders>
            <w:vAlign w:val="center"/>
          </w:tcPr>
          <w:p w14:paraId="1D1F5434" w14:textId="77777777" w:rsidR="00D47A5A" w:rsidRDefault="00231B44">
            <w:pPr>
              <w:widowControl w:val="0"/>
              <w:spacing w:before="60" w:after="60" w:line="276" w:lineRule="auto"/>
              <w:ind w:left="480" w:hanging="480"/>
              <w:rPr>
                <w:b/>
              </w:rPr>
            </w:pPr>
            <w:r>
              <w:t xml:space="preserve">Colombia. Corte Constitucional. (2003b). </w:t>
            </w:r>
            <w:r>
              <w:rPr>
                <w:i/>
              </w:rPr>
              <w:t>Sentencia T-361 de 2003: acción de tutela instaurada por Elkis Patricia Jiménez Castro contra la Universidad Cooperativa de Colombia – Seccional Santa Marta. M. P. Manuel José Cepeda Espinosa</w:t>
            </w:r>
            <w:r>
              <w:t>. Corte Constitucional.</w:t>
            </w:r>
          </w:p>
        </w:tc>
      </w:tr>
      <w:tr w:rsidR="00D47A5A" w14:paraId="1D1F5438" w14:textId="77777777">
        <w:tc>
          <w:tcPr>
            <w:tcW w:w="4253" w:type="dxa"/>
            <w:tcBorders>
              <w:left w:val="nil"/>
              <w:right w:val="nil"/>
            </w:tcBorders>
            <w:vAlign w:val="center"/>
          </w:tcPr>
          <w:p w14:paraId="1D1F5436" w14:textId="77777777" w:rsidR="00D47A5A" w:rsidRDefault="00231B44">
            <w:pPr>
              <w:spacing w:before="60" w:after="60" w:line="276" w:lineRule="auto"/>
              <w:jc w:val="left"/>
              <w:rPr>
                <w:b/>
              </w:rPr>
            </w:pPr>
            <w:r>
              <w:t>(Colombia. Corte Constitucional, 2006)</w:t>
            </w:r>
          </w:p>
        </w:tc>
        <w:tc>
          <w:tcPr>
            <w:tcW w:w="8647" w:type="dxa"/>
            <w:tcBorders>
              <w:left w:val="nil"/>
              <w:right w:val="nil"/>
            </w:tcBorders>
            <w:vAlign w:val="center"/>
          </w:tcPr>
          <w:p w14:paraId="1D1F5437" w14:textId="77777777" w:rsidR="00D47A5A" w:rsidRDefault="00231B44">
            <w:pPr>
              <w:widowControl w:val="0"/>
              <w:spacing w:before="60" w:after="60" w:line="276" w:lineRule="auto"/>
              <w:ind w:left="480" w:hanging="480"/>
              <w:rPr>
                <w:b/>
              </w:rPr>
            </w:pPr>
            <w:r>
              <w:t xml:space="preserve">Colombia. Corte Constitucional. (2006). </w:t>
            </w:r>
            <w:r>
              <w:rPr>
                <w:i/>
              </w:rPr>
              <w:t>Sentencia T-264 de 2006: acción de tutela instaurada por Fanny Stella Lesmes Galarza, en representación de su menor hijo Paul Andrés Rodríguez Lesmes contra la Universidad de los Andes. M. P. Jaime Araújo Rentería</w:t>
            </w:r>
            <w:r>
              <w:t>. Corte Constitucional.</w:t>
            </w:r>
          </w:p>
        </w:tc>
      </w:tr>
      <w:tr w:rsidR="00D47A5A" w14:paraId="1D1F543B" w14:textId="77777777">
        <w:tc>
          <w:tcPr>
            <w:tcW w:w="4253" w:type="dxa"/>
            <w:tcBorders>
              <w:left w:val="nil"/>
              <w:right w:val="nil"/>
            </w:tcBorders>
            <w:vAlign w:val="center"/>
          </w:tcPr>
          <w:p w14:paraId="1D1F5439" w14:textId="77777777" w:rsidR="00D47A5A" w:rsidRDefault="00231B44">
            <w:pPr>
              <w:spacing w:before="60" w:after="60" w:line="276" w:lineRule="auto"/>
              <w:jc w:val="left"/>
              <w:rPr>
                <w:b/>
              </w:rPr>
            </w:pPr>
            <w:r>
              <w:t>(Colombia. Ministerio de Salud y Protección Social, 2012)</w:t>
            </w:r>
          </w:p>
        </w:tc>
        <w:tc>
          <w:tcPr>
            <w:tcW w:w="8647" w:type="dxa"/>
            <w:tcBorders>
              <w:left w:val="nil"/>
              <w:right w:val="nil"/>
            </w:tcBorders>
            <w:vAlign w:val="center"/>
          </w:tcPr>
          <w:p w14:paraId="1D1F543A" w14:textId="77777777" w:rsidR="00D47A5A" w:rsidRDefault="00231B44">
            <w:pPr>
              <w:widowControl w:val="0"/>
              <w:spacing w:before="60" w:after="60" w:line="276" w:lineRule="auto"/>
              <w:ind w:left="480" w:hanging="480"/>
              <w:rPr>
                <w:b/>
              </w:rPr>
            </w:pPr>
            <w:r>
              <w:t xml:space="preserve">Colombia. Ministerio de Salud y Protección Social. (2012). </w:t>
            </w:r>
            <w:r>
              <w:rPr>
                <w:i/>
              </w:rPr>
              <w:t>Resolución 4331 de 2012 (diciembre 19): por medio de la cual se adiciona y modifica parcialmente la Resolución 3047 de 2008 modificada por la resolución 416 de 2009</w:t>
            </w:r>
            <w:r>
              <w:t>. Diario Oficial.</w:t>
            </w:r>
          </w:p>
        </w:tc>
      </w:tr>
      <w:tr w:rsidR="00D47A5A" w14:paraId="1D1F543E" w14:textId="77777777">
        <w:tc>
          <w:tcPr>
            <w:tcW w:w="4253" w:type="dxa"/>
            <w:tcBorders>
              <w:left w:val="nil"/>
              <w:right w:val="nil"/>
            </w:tcBorders>
            <w:vAlign w:val="center"/>
          </w:tcPr>
          <w:p w14:paraId="1D1F543C" w14:textId="77777777" w:rsidR="00D47A5A" w:rsidRDefault="00231B44">
            <w:pPr>
              <w:spacing w:before="60" w:after="60" w:line="276" w:lineRule="auto"/>
              <w:jc w:val="left"/>
              <w:rPr>
                <w:b/>
              </w:rPr>
            </w:pPr>
            <w:r>
              <w:t>(Colombia. Ministerio de Hacienda y Crédito Público. Superintendencia Financiera, 2006)</w:t>
            </w:r>
          </w:p>
        </w:tc>
        <w:tc>
          <w:tcPr>
            <w:tcW w:w="8647" w:type="dxa"/>
            <w:tcBorders>
              <w:left w:val="nil"/>
              <w:right w:val="nil"/>
            </w:tcBorders>
            <w:vAlign w:val="center"/>
          </w:tcPr>
          <w:p w14:paraId="1D1F543D" w14:textId="77777777" w:rsidR="00D47A5A" w:rsidRDefault="00231B44">
            <w:pPr>
              <w:widowControl w:val="0"/>
              <w:spacing w:before="60" w:after="60" w:line="276" w:lineRule="auto"/>
              <w:ind w:left="480" w:hanging="480"/>
              <w:rPr>
                <w:b/>
              </w:rPr>
            </w:pPr>
            <w:r>
              <w:t xml:space="preserve">Colombia. Ministerio de Hacienda y Crédito Público. Superintendencia Financiera. (2006). </w:t>
            </w:r>
            <w:r>
              <w:rPr>
                <w:i/>
              </w:rPr>
              <w:t>Circular Externa 048 de 2006 (diciembre 22)</w:t>
            </w:r>
            <w:r>
              <w:t>. Superfinanciera.</w:t>
            </w:r>
          </w:p>
        </w:tc>
      </w:tr>
      <w:tr w:rsidR="00D47A5A" w14:paraId="1D1F5441" w14:textId="77777777">
        <w:tc>
          <w:tcPr>
            <w:tcW w:w="4253" w:type="dxa"/>
            <w:tcBorders>
              <w:left w:val="nil"/>
              <w:right w:val="nil"/>
            </w:tcBorders>
            <w:vAlign w:val="center"/>
          </w:tcPr>
          <w:p w14:paraId="1D1F543F" w14:textId="77777777" w:rsidR="00D47A5A" w:rsidRDefault="00231B44">
            <w:pPr>
              <w:spacing w:before="60" w:after="60" w:line="276" w:lineRule="auto"/>
              <w:jc w:val="left"/>
              <w:rPr>
                <w:b/>
              </w:rPr>
            </w:pPr>
            <w:r>
              <w:t>(Colombia. Ministerio de Minas y Energía, 2010)</w:t>
            </w:r>
          </w:p>
        </w:tc>
        <w:tc>
          <w:tcPr>
            <w:tcW w:w="8647" w:type="dxa"/>
            <w:tcBorders>
              <w:left w:val="nil"/>
              <w:right w:val="nil"/>
            </w:tcBorders>
            <w:vAlign w:val="center"/>
          </w:tcPr>
          <w:p w14:paraId="1D1F5440" w14:textId="77777777" w:rsidR="00D47A5A" w:rsidRDefault="00231B44">
            <w:pPr>
              <w:widowControl w:val="0"/>
              <w:spacing w:before="60" w:after="60" w:line="276" w:lineRule="auto"/>
              <w:ind w:left="480" w:hanging="480"/>
              <w:rPr>
                <w:b/>
              </w:rPr>
            </w:pPr>
            <w:r>
              <w:t xml:space="preserve">Colombia. Ministerio de Minas y Energía. (2010). </w:t>
            </w:r>
            <w:r>
              <w:rPr>
                <w:i/>
              </w:rPr>
              <w:t>Reglamento técnico de iluminación y alumbrado público</w:t>
            </w:r>
            <w:r>
              <w:t>. Ministerio de Minas y Energía.</w:t>
            </w:r>
          </w:p>
        </w:tc>
      </w:tr>
      <w:tr w:rsidR="00D47A5A" w14:paraId="1D1F5444" w14:textId="77777777">
        <w:tc>
          <w:tcPr>
            <w:tcW w:w="4253" w:type="dxa"/>
            <w:tcBorders>
              <w:left w:val="nil"/>
              <w:right w:val="nil"/>
            </w:tcBorders>
            <w:vAlign w:val="center"/>
          </w:tcPr>
          <w:p w14:paraId="1D1F5442" w14:textId="77777777" w:rsidR="00D47A5A" w:rsidRDefault="00231B44">
            <w:pPr>
              <w:spacing w:before="60" w:after="60" w:line="276" w:lineRule="auto"/>
              <w:jc w:val="left"/>
              <w:rPr>
                <w:b/>
              </w:rPr>
            </w:pPr>
            <w:r>
              <w:t>(España. Ministerio de Trabajo y Asuntos Sociales. Instituto Nacional de Seguridad e Higiene en el Trabajo, 1996)</w:t>
            </w:r>
          </w:p>
        </w:tc>
        <w:tc>
          <w:tcPr>
            <w:tcW w:w="8647" w:type="dxa"/>
            <w:tcBorders>
              <w:left w:val="nil"/>
              <w:right w:val="nil"/>
            </w:tcBorders>
            <w:vAlign w:val="center"/>
          </w:tcPr>
          <w:p w14:paraId="1D1F5443" w14:textId="77777777" w:rsidR="00D47A5A" w:rsidRDefault="00231B44">
            <w:pPr>
              <w:spacing w:before="60" w:after="60" w:line="276" w:lineRule="auto"/>
              <w:ind w:left="482" w:hanging="482"/>
              <w:rPr>
                <w:b/>
              </w:rPr>
            </w:pPr>
            <w:r>
              <w:t xml:space="preserve">España. Ministerio de Trabajo y Asuntos Sociales. Instituto Nacional de Seguridad e Higiene en el Trabajo. (1996). </w:t>
            </w:r>
            <w:r>
              <w:rPr>
                <w:i/>
              </w:rPr>
              <w:t>Evaluación de riesgos laborales</w:t>
            </w:r>
            <w:r>
              <w:t>. INSHT.</w:t>
            </w:r>
          </w:p>
        </w:tc>
      </w:tr>
      <w:tr w:rsidR="00D47A5A" w14:paraId="1D1F5447" w14:textId="77777777">
        <w:tc>
          <w:tcPr>
            <w:tcW w:w="4253" w:type="dxa"/>
            <w:tcBorders>
              <w:left w:val="nil"/>
              <w:right w:val="nil"/>
            </w:tcBorders>
            <w:vAlign w:val="center"/>
          </w:tcPr>
          <w:p w14:paraId="1D1F5445" w14:textId="77777777" w:rsidR="00D47A5A" w:rsidRDefault="00231B44">
            <w:pPr>
              <w:spacing w:before="60" w:after="60" w:line="276" w:lineRule="auto"/>
              <w:jc w:val="left"/>
              <w:rPr>
                <w:b/>
              </w:rPr>
            </w:pPr>
            <w:r>
              <w:t>(Colombia. Ministerio de Ambiente, Vivienda y Desarrollo Territorial, 2007)</w:t>
            </w:r>
          </w:p>
        </w:tc>
        <w:tc>
          <w:tcPr>
            <w:tcW w:w="8647" w:type="dxa"/>
            <w:tcBorders>
              <w:left w:val="nil"/>
              <w:right w:val="nil"/>
            </w:tcBorders>
            <w:vAlign w:val="center"/>
          </w:tcPr>
          <w:p w14:paraId="1D1F5446" w14:textId="77777777" w:rsidR="00D47A5A" w:rsidRDefault="00231B44">
            <w:pPr>
              <w:widowControl w:val="0"/>
              <w:spacing w:before="60" w:after="60" w:line="276" w:lineRule="auto"/>
              <w:ind w:left="480" w:hanging="480"/>
              <w:rPr>
                <w:b/>
              </w:rPr>
            </w:pPr>
            <w:r>
              <w:t xml:space="preserve">Colombia. Ministerio de Ambiente, Vivienda y Desarrollo Territorial. (2007). </w:t>
            </w:r>
            <w:r>
              <w:rPr>
                <w:i/>
              </w:rPr>
              <w:t>Decreto 3600 de 2007: por el cual se Reglamentan las Disposiciones de las Leyes 99 de 1993 y 388 de 1997 Relativas a las Determinantes de Ordenamiento del Suelo Rural y al Desarrollo de Actuaciones Urbanísticas de Parcelación y Edificación  en este tipo de suelo y se adoptan otras disposiciones.</w:t>
            </w:r>
            <w:r>
              <w:t xml:space="preserve"> Diario Oficial.</w:t>
            </w:r>
          </w:p>
        </w:tc>
      </w:tr>
      <w:tr w:rsidR="00D47A5A" w14:paraId="1D1F544A" w14:textId="77777777">
        <w:tc>
          <w:tcPr>
            <w:tcW w:w="4253" w:type="dxa"/>
            <w:tcBorders>
              <w:left w:val="nil"/>
              <w:right w:val="nil"/>
            </w:tcBorders>
            <w:vAlign w:val="center"/>
          </w:tcPr>
          <w:p w14:paraId="1D1F5448" w14:textId="77777777" w:rsidR="00D47A5A" w:rsidRDefault="00231B44">
            <w:pPr>
              <w:spacing w:before="60" w:after="60" w:line="276" w:lineRule="auto"/>
              <w:jc w:val="left"/>
              <w:rPr>
                <w:b/>
              </w:rPr>
            </w:pPr>
            <w:r>
              <w:t>(Colombia. Ministerio de Comunicaciones, 2001)</w:t>
            </w:r>
          </w:p>
        </w:tc>
        <w:tc>
          <w:tcPr>
            <w:tcW w:w="8647" w:type="dxa"/>
            <w:tcBorders>
              <w:left w:val="nil"/>
              <w:right w:val="nil"/>
            </w:tcBorders>
            <w:vAlign w:val="center"/>
          </w:tcPr>
          <w:p w14:paraId="1D1F5449" w14:textId="77777777" w:rsidR="00D47A5A" w:rsidRDefault="00231B44">
            <w:pPr>
              <w:widowControl w:val="0"/>
              <w:spacing w:before="60" w:after="60" w:line="276" w:lineRule="auto"/>
              <w:ind w:left="480" w:hanging="480"/>
              <w:rPr>
                <w:b/>
              </w:rPr>
            </w:pPr>
            <w:r>
              <w:t xml:space="preserve">Colombia. Ministerio de Comunicaciones. (2001). </w:t>
            </w:r>
            <w:r>
              <w:rPr>
                <w:i/>
              </w:rPr>
              <w:t xml:space="preserve">Resolución 000797 DE 2001 (junio 8): por la cual se atribuyen unas bandas de frecuencias radioeléctricas para su libre utilización dentro del territorio </w:t>
            </w:r>
            <w:r>
              <w:rPr>
                <w:i/>
              </w:rPr>
              <w:lastRenderedPageBreak/>
              <w:t>nacional</w:t>
            </w:r>
            <w:r>
              <w:t>. Diario Oficial.</w:t>
            </w:r>
          </w:p>
        </w:tc>
      </w:tr>
      <w:tr w:rsidR="00D47A5A" w14:paraId="1D1F544D" w14:textId="77777777">
        <w:tc>
          <w:tcPr>
            <w:tcW w:w="4253" w:type="dxa"/>
            <w:tcBorders>
              <w:left w:val="nil"/>
              <w:right w:val="nil"/>
            </w:tcBorders>
            <w:vAlign w:val="center"/>
          </w:tcPr>
          <w:p w14:paraId="1D1F544B" w14:textId="77777777" w:rsidR="00D47A5A" w:rsidRDefault="00231B44">
            <w:pPr>
              <w:spacing w:before="60" w:after="60" w:line="276" w:lineRule="auto"/>
              <w:jc w:val="left"/>
            </w:pPr>
            <w:r>
              <w:lastRenderedPageBreak/>
              <w:t>(Colombia. Ministerio de Educación Nacional, 2006)</w:t>
            </w:r>
          </w:p>
        </w:tc>
        <w:tc>
          <w:tcPr>
            <w:tcW w:w="8647" w:type="dxa"/>
            <w:tcBorders>
              <w:left w:val="nil"/>
              <w:right w:val="nil"/>
            </w:tcBorders>
            <w:vAlign w:val="center"/>
          </w:tcPr>
          <w:p w14:paraId="1D1F544C" w14:textId="77777777" w:rsidR="00D47A5A" w:rsidRDefault="00231B44">
            <w:pPr>
              <w:widowControl w:val="0"/>
              <w:spacing w:before="60" w:after="60" w:line="276" w:lineRule="auto"/>
              <w:ind w:left="480" w:hanging="480"/>
              <w:rPr>
                <w:b/>
              </w:rPr>
            </w:pPr>
            <w:r>
              <w:t xml:space="preserve">Colombia. Ministerio de Educación Nacional. (2006). </w:t>
            </w:r>
            <w:r>
              <w:rPr>
                <w:i/>
              </w:rPr>
              <w:t>Plan Decenal de Educación 2006-2016: Pacto Social por la Educación</w:t>
            </w:r>
            <w:r>
              <w:t>. Ministerio de Educación Nacional.</w:t>
            </w:r>
          </w:p>
        </w:tc>
      </w:tr>
      <w:tr w:rsidR="00D47A5A" w14:paraId="1D1F5450" w14:textId="77777777">
        <w:tc>
          <w:tcPr>
            <w:tcW w:w="4253" w:type="dxa"/>
            <w:tcBorders>
              <w:left w:val="nil"/>
              <w:right w:val="nil"/>
            </w:tcBorders>
            <w:vAlign w:val="center"/>
          </w:tcPr>
          <w:p w14:paraId="1D1F544E" w14:textId="77777777" w:rsidR="00D47A5A" w:rsidRDefault="00231B44">
            <w:pPr>
              <w:spacing w:before="60" w:after="60" w:line="276" w:lineRule="auto"/>
              <w:jc w:val="left"/>
            </w:pPr>
            <w:r>
              <w:t>(Colombia. Congreso de la República, 2010)</w:t>
            </w:r>
          </w:p>
        </w:tc>
        <w:tc>
          <w:tcPr>
            <w:tcW w:w="8647" w:type="dxa"/>
            <w:tcBorders>
              <w:left w:val="nil"/>
              <w:right w:val="nil"/>
            </w:tcBorders>
            <w:vAlign w:val="center"/>
          </w:tcPr>
          <w:p w14:paraId="1D1F544F" w14:textId="77777777" w:rsidR="00D47A5A" w:rsidRDefault="00231B44">
            <w:pPr>
              <w:widowControl w:val="0"/>
              <w:spacing w:before="60" w:after="60" w:line="276" w:lineRule="auto"/>
              <w:ind w:left="480" w:hanging="480"/>
              <w:rPr>
                <w:b/>
              </w:rPr>
            </w:pPr>
            <w:r>
              <w:t xml:space="preserve">Colombia. Congreso de la República. (2010). </w:t>
            </w:r>
            <w:r>
              <w:rPr>
                <w:i/>
              </w:rPr>
              <w:t>Código penal y de procedimiento penal anotado</w:t>
            </w:r>
            <w:r>
              <w:t>. Leyer.</w:t>
            </w:r>
          </w:p>
        </w:tc>
      </w:tr>
      <w:tr w:rsidR="00D47A5A" w14:paraId="1D1F5453" w14:textId="77777777">
        <w:tc>
          <w:tcPr>
            <w:tcW w:w="4253" w:type="dxa"/>
            <w:tcBorders>
              <w:left w:val="nil"/>
              <w:right w:val="nil"/>
            </w:tcBorders>
            <w:vAlign w:val="center"/>
          </w:tcPr>
          <w:p w14:paraId="1D1F5451" w14:textId="77777777" w:rsidR="00D47A5A" w:rsidRDefault="00231B44">
            <w:pPr>
              <w:spacing w:before="60" w:after="60" w:line="276" w:lineRule="auto"/>
              <w:jc w:val="left"/>
            </w:pPr>
            <w:r>
              <w:t>(Colombia. Congreso de la República, 2006)</w:t>
            </w:r>
          </w:p>
        </w:tc>
        <w:tc>
          <w:tcPr>
            <w:tcW w:w="8647" w:type="dxa"/>
            <w:tcBorders>
              <w:left w:val="nil"/>
              <w:right w:val="nil"/>
            </w:tcBorders>
            <w:vAlign w:val="center"/>
          </w:tcPr>
          <w:p w14:paraId="1D1F5452" w14:textId="77777777" w:rsidR="00D47A5A" w:rsidRDefault="00231B44">
            <w:pPr>
              <w:widowControl w:val="0"/>
              <w:spacing w:before="60" w:after="60" w:line="276" w:lineRule="auto"/>
              <w:ind w:left="480" w:hanging="480"/>
              <w:rPr>
                <w:b/>
              </w:rPr>
            </w:pPr>
            <w:r>
              <w:t xml:space="preserve">Colombia. Congreso de la República. (2006). </w:t>
            </w:r>
            <w:r>
              <w:rPr>
                <w:i/>
              </w:rPr>
              <w:t>Ley 1098 de 2006 (noviembre 8): por la cual se expide el Código de la Infancia y la Adolescencia en Colombia</w:t>
            </w:r>
            <w:r>
              <w:t>. Diario Oficial.</w:t>
            </w:r>
          </w:p>
        </w:tc>
      </w:tr>
      <w:tr w:rsidR="00D47A5A" w14:paraId="1D1F5456" w14:textId="77777777">
        <w:tc>
          <w:tcPr>
            <w:tcW w:w="4253" w:type="dxa"/>
            <w:tcBorders>
              <w:left w:val="nil"/>
              <w:right w:val="nil"/>
            </w:tcBorders>
            <w:vAlign w:val="center"/>
          </w:tcPr>
          <w:p w14:paraId="1D1F5454" w14:textId="77777777" w:rsidR="00D47A5A" w:rsidRDefault="00231B44">
            <w:pPr>
              <w:spacing w:before="60" w:after="60" w:line="276" w:lineRule="auto"/>
              <w:jc w:val="left"/>
            </w:pPr>
            <w:r>
              <w:t>(Colombia. Contraloría General de la Nación, 2003)</w:t>
            </w:r>
          </w:p>
        </w:tc>
        <w:tc>
          <w:tcPr>
            <w:tcW w:w="8647" w:type="dxa"/>
            <w:tcBorders>
              <w:left w:val="nil"/>
              <w:right w:val="nil"/>
            </w:tcBorders>
            <w:vAlign w:val="center"/>
          </w:tcPr>
          <w:p w14:paraId="1D1F5455" w14:textId="77777777" w:rsidR="00D47A5A" w:rsidRDefault="00231B44">
            <w:pPr>
              <w:widowControl w:val="0"/>
              <w:spacing w:before="60" w:after="60" w:line="276" w:lineRule="auto"/>
              <w:ind w:left="480" w:hanging="480"/>
              <w:rPr>
                <w:b/>
              </w:rPr>
            </w:pPr>
            <w:r>
              <w:t xml:space="preserve">Colombia. Contraloría General de la Nación. (2003). </w:t>
            </w:r>
            <w:r>
              <w:rPr>
                <w:i/>
              </w:rPr>
              <w:t>La deserción escolar en la educación básica media</w:t>
            </w:r>
            <w:r>
              <w:t>. Contraloría General de la Nación.</w:t>
            </w:r>
          </w:p>
        </w:tc>
      </w:tr>
      <w:tr w:rsidR="00D47A5A" w14:paraId="1D1F5459" w14:textId="77777777">
        <w:tc>
          <w:tcPr>
            <w:tcW w:w="4253" w:type="dxa"/>
            <w:tcBorders>
              <w:left w:val="nil"/>
              <w:right w:val="nil"/>
            </w:tcBorders>
            <w:vAlign w:val="center"/>
          </w:tcPr>
          <w:p w14:paraId="1D1F5457" w14:textId="77777777" w:rsidR="00D47A5A" w:rsidRDefault="00231B44">
            <w:pPr>
              <w:spacing w:before="60" w:after="60" w:line="276" w:lineRule="auto"/>
              <w:jc w:val="left"/>
            </w:pPr>
            <w:r>
              <w:t>(Colombia. Unidad Nacional para la Gestión del Riesgo de Desastres, 2012)</w:t>
            </w:r>
          </w:p>
        </w:tc>
        <w:tc>
          <w:tcPr>
            <w:tcW w:w="8647" w:type="dxa"/>
            <w:tcBorders>
              <w:left w:val="nil"/>
              <w:right w:val="nil"/>
            </w:tcBorders>
            <w:vAlign w:val="center"/>
          </w:tcPr>
          <w:p w14:paraId="1D1F5458" w14:textId="77777777" w:rsidR="00D47A5A" w:rsidRDefault="00231B44">
            <w:pPr>
              <w:widowControl w:val="0"/>
              <w:spacing w:before="60" w:after="60" w:line="276" w:lineRule="auto"/>
              <w:ind w:left="480" w:hanging="480"/>
              <w:rPr>
                <w:b/>
              </w:rPr>
            </w:pPr>
            <w:r>
              <w:t xml:space="preserve">Colombia. Unidad Nacional para la Gestión del Riesgo de Desastres. (2012). </w:t>
            </w:r>
            <w:r>
              <w:rPr>
                <w:i/>
              </w:rPr>
              <w:t>Guía para la formulación del Plan Municipal de Gestión del Riesgo de Desastres</w:t>
            </w:r>
            <w:r>
              <w:t>. Sistema Nacional de Gestión del Riesgo de Desastres.</w:t>
            </w:r>
          </w:p>
        </w:tc>
      </w:tr>
      <w:tr w:rsidR="00D47A5A" w14:paraId="1D1F545C" w14:textId="77777777">
        <w:tc>
          <w:tcPr>
            <w:tcW w:w="4253" w:type="dxa"/>
            <w:tcBorders>
              <w:left w:val="nil"/>
              <w:right w:val="nil"/>
            </w:tcBorders>
            <w:vAlign w:val="center"/>
          </w:tcPr>
          <w:p w14:paraId="1D1F545A" w14:textId="77777777" w:rsidR="00D47A5A" w:rsidRDefault="00231B44">
            <w:pPr>
              <w:spacing w:before="60" w:after="60" w:line="276" w:lineRule="auto"/>
              <w:jc w:val="left"/>
            </w:pPr>
            <w:r>
              <w:t>(Colombia. Departamento Administrativo Nacional de Estadística, 2011)</w:t>
            </w:r>
          </w:p>
        </w:tc>
        <w:tc>
          <w:tcPr>
            <w:tcW w:w="8647" w:type="dxa"/>
            <w:tcBorders>
              <w:left w:val="nil"/>
              <w:right w:val="nil"/>
            </w:tcBorders>
            <w:vAlign w:val="center"/>
          </w:tcPr>
          <w:p w14:paraId="1D1F545B" w14:textId="77777777" w:rsidR="00D47A5A" w:rsidRDefault="00231B44">
            <w:pPr>
              <w:widowControl w:val="0"/>
              <w:spacing w:before="60" w:after="60" w:line="276" w:lineRule="auto"/>
              <w:ind w:left="480" w:hanging="480"/>
              <w:rPr>
                <w:b/>
              </w:rPr>
            </w:pPr>
            <w:r>
              <w:t xml:space="preserve">Colombia. Departamento Administrativo Nacional de Estadística. (2011). </w:t>
            </w:r>
            <w:r>
              <w:rPr>
                <w:i/>
              </w:rPr>
              <w:t>Encuesta de convivencia escolar y circunstancias que la afectan - ECECA, para estudiantes de 5</w:t>
            </w:r>
            <w:r>
              <w:rPr>
                <w:i/>
                <w:vertAlign w:val="superscript"/>
              </w:rPr>
              <w:t>o</w:t>
            </w:r>
            <w:r>
              <w:rPr>
                <w:i/>
              </w:rPr>
              <w:t xml:space="preserve"> a 11</w:t>
            </w:r>
            <w:r>
              <w:rPr>
                <w:i/>
                <w:vertAlign w:val="superscript"/>
              </w:rPr>
              <w:t>o</w:t>
            </w:r>
            <w:r>
              <w:rPr>
                <w:i/>
              </w:rPr>
              <w:t xml:space="preserve"> de Bogotá</w:t>
            </w:r>
            <w:r>
              <w:t>. DANE.</w:t>
            </w:r>
          </w:p>
        </w:tc>
      </w:tr>
      <w:tr w:rsidR="00D47A5A" w14:paraId="1D1F545F" w14:textId="77777777">
        <w:tc>
          <w:tcPr>
            <w:tcW w:w="4253" w:type="dxa"/>
            <w:tcBorders>
              <w:left w:val="nil"/>
              <w:right w:val="nil"/>
            </w:tcBorders>
            <w:vAlign w:val="center"/>
          </w:tcPr>
          <w:p w14:paraId="1D1F545D" w14:textId="77777777" w:rsidR="00D47A5A" w:rsidRDefault="00231B44">
            <w:pPr>
              <w:spacing w:before="60" w:after="60" w:line="276" w:lineRule="auto"/>
              <w:jc w:val="left"/>
            </w:pPr>
            <w:r>
              <w:t>(Colombia. Departamento Administrativo de Ciencia, Tecnología e Innovación, 2015)</w:t>
            </w:r>
          </w:p>
        </w:tc>
        <w:tc>
          <w:tcPr>
            <w:tcW w:w="8647" w:type="dxa"/>
            <w:tcBorders>
              <w:left w:val="nil"/>
              <w:right w:val="nil"/>
            </w:tcBorders>
            <w:vAlign w:val="center"/>
          </w:tcPr>
          <w:p w14:paraId="1D1F545E" w14:textId="77777777" w:rsidR="00D47A5A" w:rsidRDefault="00231B44">
            <w:pPr>
              <w:widowControl w:val="0"/>
              <w:spacing w:before="60" w:after="60" w:line="276" w:lineRule="auto"/>
              <w:ind w:left="480" w:hanging="480"/>
            </w:pPr>
            <w:r>
              <w:t xml:space="preserve">Colombia. Departamento Administrativo de Ciencia Tecnología e Innovación. (2015). </w:t>
            </w:r>
            <w:r>
              <w:rPr>
                <w:i/>
              </w:rPr>
              <w:t>Resultados finales de la Convocatoria Nacional para el Reconocimiento y Medición de Grupos de Investigación, Desarrollo Tecnológico o de Innovación y para el Reconocimiento de Investigadores del SNCTeI</w:t>
            </w:r>
            <w:r>
              <w:t>. Colciencias.</w:t>
            </w:r>
          </w:p>
        </w:tc>
      </w:tr>
      <w:tr w:rsidR="00D47A5A" w14:paraId="1D1F5462" w14:textId="77777777">
        <w:tc>
          <w:tcPr>
            <w:tcW w:w="4253" w:type="dxa"/>
            <w:tcBorders>
              <w:left w:val="nil"/>
              <w:right w:val="nil"/>
            </w:tcBorders>
            <w:vAlign w:val="center"/>
          </w:tcPr>
          <w:p w14:paraId="1D1F5460" w14:textId="77777777" w:rsidR="00D47A5A" w:rsidRDefault="00231B44">
            <w:pPr>
              <w:spacing w:before="60" w:after="60" w:line="276" w:lineRule="auto"/>
              <w:jc w:val="left"/>
            </w:pPr>
            <w:r>
              <w:t>(Colombia. Procuraduría General de la Nación, 2012)</w:t>
            </w:r>
          </w:p>
        </w:tc>
        <w:tc>
          <w:tcPr>
            <w:tcW w:w="8647" w:type="dxa"/>
            <w:tcBorders>
              <w:left w:val="nil"/>
              <w:right w:val="nil"/>
            </w:tcBorders>
            <w:vAlign w:val="center"/>
          </w:tcPr>
          <w:p w14:paraId="1D1F5461" w14:textId="77777777" w:rsidR="00D47A5A" w:rsidRDefault="00231B44">
            <w:pPr>
              <w:widowControl w:val="0"/>
              <w:spacing w:before="60" w:after="60" w:line="276" w:lineRule="auto"/>
              <w:ind w:left="480" w:hanging="480"/>
              <w:rPr>
                <w:b/>
              </w:rPr>
            </w:pPr>
            <w:r>
              <w:t xml:space="preserve">Colombia. Procuraduría General de la Nación. (2012). </w:t>
            </w:r>
            <w:r>
              <w:rPr>
                <w:i/>
              </w:rPr>
              <w:t>Financiamiento del Sistema General de Seguridad Social en Salud: seguimiento y control preventivo a las políticas públicas</w:t>
            </w:r>
            <w:r>
              <w:t>. Procuraduría General de la Nación.</w:t>
            </w:r>
          </w:p>
        </w:tc>
      </w:tr>
    </w:tbl>
    <w:p w14:paraId="1D1F5463" w14:textId="77777777" w:rsidR="00D47A5A" w:rsidRDefault="00D47A5A">
      <w:pPr>
        <w:rPr>
          <w:b/>
        </w:rPr>
        <w:sectPr w:rsidR="00D47A5A">
          <w:type w:val="continuous"/>
          <w:pgSz w:w="15840" w:h="12240" w:orient="landscape"/>
          <w:pgMar w:top="1418" w:right="1418" w:bottom="1418" w:left="1418" w:header="709" w:footer="709" w:gutter="0"/>
          <w:cols w:space="720"/>
        </w:sectPr>
      </w:pPr>
    </w:p>
    <w:p w14:paraId="1D1F5464" w14:textId="77777777" w:rsidR="00D47A5A" w:rsidRDefault="00231B44">
      <w:pPr>
        <w:pStyle w:val="Ttulo2"/>
      </w:pPr>
      <w:bookmarkStart w:id="96" w:name="_heading=h.2afmg28" w:colFirst="0" w:colLast="0"/>
      <w:bookmarkEnd w:id="96"/>
      <w:r>
        <w:lastRenderedPageBreak/>
        <w:t>Anexo 4. Ortografía y gramática</w:t>
      </w:r>
    </w:p>
    <w:p w14:paraId="1D1F5465" w14:textId="77777777" w:rsidR="00D47A5A" w:rsidRDefault="00D47A5A"/>
    <w:p w14:paraId="1D1F5466" w14:textId="77777777" w:rsidR="00D47A5A" w:rsidRDefault="00231B44">
      <w:pPr>
        <w:ind w:firstLine="360"/>
      </w:pPr>
      <w:r>
        <w:t xml:space="preserve">La ortografía y la gramática hacen parte fundamental del trabajo de grado; al finalizar la redacción de tu escrito, realiza una revisión ortográfica de todo el documento. En todo caso, siempre será recomendada y preferible la labor de un corrector de estilo que corrija redacción, ortografía, sintaxis, coherencia, citas, referencias y demás aspectos de estilo. En Microsoft Word, oprime la tecla </w:t>
      </w:r>
      <w:r>
        <w:rPr>
          <w:sz w:val="32"/>
          <w:szCs w:val="32"/>
        </w:rPr>
        <w:t>F7</w:t>
      </w:r>
      <w:r>
        <w:t>. Tendrá dos tipos de sugerencias: Gramática y Ortografía, donde tendrás la opción de:</w:t>
      </w:r>
    </w:p>
    <w:p w14:paraId="1D1F5467" w14:textId="77777777" w:rsidR="00D47A5A" w:rsidRDefault="00D47A5A">
      <w:pPr>
        <w:jc w:val="center"/>
        <w:rPr>
          <w:b/>
        </w:rPr>
      </w:pPr>
    </w:p>
    <w:p w14:paraId="1D1F5468" w14:textId="77777777" w:rsidR="00D47A5A" w:rsidRDefault="00231B44">
      <w:pPr>
        <w:numPr>
          <w:ilvl w:val="0"/>
          <w:numId w:val="8"/>
        </w:numPr>
        <w:pBdr>
          <w:top w:val="nil"/>
          <w:left w:val="nil"/>
          <w:bottom w:val="nil"/>
          <w:right w:val="nil"/>
          <w:between w:val="nil"/>
        </w:pBdr>
        <w:ind w:left="360"/>
        <w:rPr>
          <w:color w:val="000000"/>
        </w:rPr>
      </w:pPr>
      <w:r>
        <w:rPr>
          <w:color w:val="000000"/>
        </w:rPr>
        <w:t>“Cambiar”, si consideras que efectivamente había un error, ejemplo (mas, sin tilde):</w:t>
      </w:r>
    </w:p>
    <w:p w14:paraId="1D1F5469" w14:textId="77777777" w:rsidR="00D47A5A" w:rsidRDefault="00231B44">
      <w:pPr>
        <w:jc w:val="center"/>
        <w:rPr>
          <w:b/>
        </w:rPr>
      </w:pPr>
      <w:r>
        <w:rPr>
          <w:noProof/>
        </w:rPr>
        <w:drawing>
          <wp:inline distT="0" distB="0" distL="0" distR="0" wp14:anchorId="1D1F54FC" wp14:editId="1D1F54FD">
            <wp:extent cx="1788401" cy="2377837"/>
            <wp:effectExtent l="0" t="0" r="0" b="0"/>
            <wp:docPr id="39704166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l="27049" t="8437" b="3472"/>
                    <a:stretch>
                      <a:fillRect/>
                    </a:stretch>
                  </pic:blipFill>
                  <pic:spPr>
                    <a:xfrm>
                      <a:off x="0" y="0"/>
                      <a:ext cx="1788401" cy="2377837"/>
                    </a:xfrm>
                    <a:prstGeom prst="rect">
                      <a:avLst/>
                    </a:prstGeom>
                    <a:ln/>
                  </pic:spPr>
                </pic:pic>
              </a:graphicData>
            </a:graphic>
          </wp:inline>
        </w:drawing>
      </w:r>
    </w:p>
    <w:p w14:paraId="1D1F546A" w14:textId="77777777" w:rsidR="00D47A5A" w:rsidRDefault="00231B44">
      <w:pPr>
        <w:numPr>
          <w:ilvl w:val="0"/>
          <w:numId w:val="8"/>
        </w:numPr>
        <w:pBdr>
          <w:top w:val="nil"/>
          <w:left w:val="nil"/>
          <w:bottom w:val="nil"/>
          <w:right w:val="nil"/>
          <w:between w:val="nil"/>
        </w:pBdr>
        <w:ind w:left="360"/>
        <w:rPr>
          <w:b/>
          <w:color w:val="000000"/>
        </w:rPr>
      </w:pPr>
      <w:r>
        <w:rPr>
          <w:color w:val="000000"/>
        </w:rPr>
        <w:t>“Omitir”, si a pesar de la sugerencia consideras que está correctamente, ejemplo (desadaptativos):</w:t>
      </w:r>
    </w:p>
    <w:p w14:paraId="1D1F546B" w14:textId="77777777" w:rsidR="00D47A5A" w:rsidRDefault="00231B44">
      <w:pPr>
        <w:jc w:val="center"/>
        <w:rPr>
          <w:b/>
        </w:rPr>
      </w:pPr>
      <w:r>
        <w:rPr>
          <w:noProof/>
        </w:rPr>
        <w:drawing>
          <wp:inline distT="0" distB="0" distL="0" distR="0" wp14:anchorId="1D1F54FE" wp14:editId="1D1F54FF">
            <wp:extent cx="1625424" cy="2113345"/>
            <wp:effectExtent l="0" t="0" r="0" b="0"/>
            <wp:docPr id="39704166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l="9877" t="4216" r="4004" b="4572"/>
                    <a:stretch>
                      <a:fillRect/>
                    </a:stretch>
                  </pic:blipFill>
                  <pic:spPr>
                    <a:xfrm>
                      <a:off x="0" y="0"/>
                      <a:ext cx="1625424" cy="2113345"/>
                    </a:xfrm>
                    <a:prstGeom prst="rect">
                      <a:avLst/>
                    </a:prstGeom>
                    <a:ln/>
                  </pic:spPr>
                </pic:pic>
              </a:graphicData>
            </a:graphic>
          </wp:inline>
        </w:drawing>
      </w:r>
    </w:p>
    <w:p w14:paraId="1D1F546C" w14:textId="77777777" w:rsidR="00D47A5A" w:rsidRDefault="00231B44">
      <w:pPr>
        <w:numPr>
          <w:ilvl w:val="0"/>
          <w:numId w:val="8"/>
        </w:numPr>
        <w:pBdr>
          <w:top w:val="nil"/>
          <w:left w:val="nil"/>
          <w:bottom w:val="nil"/>
          <w:right w:val="nil"/>
          <w:between w:val="nil"/>
        </w:pBdr>
        <w:rPr>
          <w:color w:val="000000"/>
        </w:rPr>
      </w:pPr>
      <w:r>
        <w:rPr>
          <w:color w:val="000000"/>
        </w:rPr>
        <w:lastRenderedPageBreak/>
        <w:t>“Omitir todo” si deseas ignorar la sugerencia de esa palabra u oración en todo el texto.</w:t>
      </w:r>
    </w:p>
    <w:p w14:paraId="1D1F546D" w14:textId="77777777" w:rsidR="00D47A5A" w:rsidRDefault="00231B44">
      <w:pPr>
        <w:numPr>
          <w:ilvl w:val="0"/>
          <w:numId w:val="8"/>
        </w:numPr>
        <w:pBdr>
          <w:top w:val="nil"/>
          <w:left w:val="nil"/>
          <w:bottom w:val="nil"/>
          <w:right w:val="nil"/>
          <w:between w:val="nil"/>
        </w:pBdr>
        <w:rPr>
          <w:color w:val="000000"/>
        </w:rPr>
      </w:pPr>
      <w:r>
        <w:rPr>
          <w:color w:val="000000"/>
        </w:rPr>
        <w:t>“Agregar” si deseas incluir esa palabra en el diccionario en futuras revisiones.</w:t>
      </w:r>
    </w:p>
    <w:p w14:paraId="1D1F546E" w14:textId="77777777" w:rsidR="00D47A5A" w:rsidRDefault="00231B44">
      <w:pPr>
        <w:jc w:val="center"/>
        <w:rPr>
          <w:b/>
        </w:rPr>
      </w:pPr>
      <w:r>
        <w:rPr>
          <w:noProof/>
        </w:rPr>
        <w:drawing>
          <wp:inline distT="0" distB="0" distL="0" distR="0" wp14:anchorId="1D1F5500" wp14:editId="1D1F5501">
            <wp:extent cx="1700185" cy="2136292"/>
            <wp:effectExtent l="0" t="0" r="0" b="0"/>
            <wp:docPr id="39704167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1700185" cy="2136292"/>
                    </a:xfrm>
                    <a:prstGeom prst="rect">
                      <a:avLst/>
                    </a:prstGeom>
                    <a:ln/>
                  </pic:spPr>
                </pic:pic>
              </a:graphicData>
            </a:graphic>
          </wp:inline>
        </w:drawing>
      </w:r>
    </w:p>
    <w:p w14:paraId="1D1F546F" w14:textId="77777777" w:rsidR="00D47A5A" w:rsidRDefault="00231B44">
      <w:r>
        <w:tab/>
        <w:t>Ten precaución en aceptar cambios sugeridos, pues Microsoft Word no tiene la capacidad completa de interpretar con precisión algunos aspectos de la redacción o gramática en lengua española.</w:t>
      </w:r>
    </w:p>
    <w:p w14:paraId="1D1F5470" w14:textId="77777777" w:rsidR="00D47A5A" w:rsidRDefault="00D47A5A">
      <w:pPr>
        <w:rPr>
          <w:b/>
        </w:rPr>
      </w:pPr>
    </w:p>
    <w:p w14:paraId="1D1F5471" w14:textId="77777777" w:rsidR="00D47A5A" w:rsidRDefault="00D47A5A">
      <w:pPr>
        <w:rPr>
          <w:b/>
        </w:rPr>
      </w:pPr>
    </w:p>
    <w:p w14:paraId="1D1F5472" w14:textId="77777777" w:rsidR="00D47A5A" w:rsidRDefault="00D47A5A">
      <w:pPr>
        <w:rPr>
          <w:b/>
        </w:rPr>
      </w:pPr>
    </w:p>
    <w:p w14:paraId="1D1F5473" w14:textId="77777777" w:rsidR="00D47A5A" w:rsidRDefault="00D47A5A">
      <w:pPr>
        <w:rPr>
          <w:b/>
        </w:rPr>
      </w:pPr>
    </w:p>
    <w:p w14:paraId="1D1F5474" w14:textId="77777777" w:rsidR="00D47A5A" w:rsidRDefault="00D47A5A">
      <w:pPr>
        <w:rPr>
          <w:b/>
        </w:rPr>
      </w:pPr>
    </w:p>
    <w:p w14:paraId="1D1F5475" w14:textId="77777777" w:rsidR="00D47A5A" w:rsidRDefault="00231B44">
      <w:pPr>
        <w:pStyle w:val="Ttulo2"/>
      </w:pPr>
      <w:bookmarkStart w:id="97" w:name="_heading=h.pkwqa1" w:colFirst="0" w:colLast="0"/>
      <w:bookmarkEnd w:id="97"/>
      <w:r>
        <w:t>Anexo 5. Buscar, reemplazar y eliminar espacios (o palabras)</w:t>
      </w:r>
    </w:p>
    <w:p w14:paraId="1D1F5476" w14:textId="77777777" w:rsidR="00D47A5A" w:rsidRDefault="00D47A5A"/>
    <w:p w14:paraId="1D1F5477" w14:textId="77777777" w:rsidR="00D47A5A" w:rsidRDefault="00231B44">
      <w:pPr>
        <w:ind w:firstLine="708"/>
      </w:pPr>
      <w:r>
        <w:t>Uno de los errores más comunes al redactar un texto es incluir dobles, triples o cuádruples espacios, que en esencia son casi imperceptibles pero que afectan la distribución del documento. Para eliminar dobles espacios, realiza estos pasos: Ctrl + L (Reemplazar) &gt; Digita 2 espacios en “Buscar” &gt; Digita 1 espacio en “Reemplazar” &gt; Clic en “Reemplazar todos”.</w:t>
      </w:r>
    </w:p>
    <w:p w14:paraId="1D1F5478" w14:textId="77777777" w:rsidR="00D47A5A" w:rsidRDefault="00231B44">
      <w:pPr>
        <w:ind w:firstLine="708"/>
      </w:pPr>
      <w:r>
        <w:rPr>
          <w:noProof/>
        </w:rPr>
        <w:lastRenderedPageBreak/>
        <w:drawing>
          <wp:inline distT="0" distB="0" distL="0" distR="0" wp14:anchorId="1D1F5502" wp14:editId="1D1F5503">
            <wp:extent cx="4512927" cy="1836358"/>
            <wp:effectExtent l="0" t="0" r="0" b="0"/>
            <wp:docPr id="39704167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l="23673" t="54110" r="40052" b="19646"/>
                    <a:stretch>
                      <a:fillRect/>
                    </a:stretch>
                  </pic:blipFill>
                  <pic:spPr>
                    <a:xfrm>
                      <a:off x="0" y="0"/>
                      <a:ext cx="4512927" cy="1836358"/>
                    </a:xfrm>
                    <a:prstGeom prst="rect">
                      <a:avLst/>
                    </a:prstGeom>
                    <a:ln/>
                  </pic:spPr>
                </pic:pic>
              </a:graphicData>
            </a:graphic>
          </wp:inline>
        </w:drawing>
      </w:r>
    </w:p>
    <w:p w14:paraId="1D1F5479" w14:textId="77777777" w:rsidR="00D47A5A" w:rsidRDefault="00231B44">
      <w:pPr>
        <w:ind w:firstLine="708"/>
      </w:pPr>
      <w:r>
        <w:t>Word notificará cuántos espacios dobles se eliminaron y se han reemplazado por un espacio.</w:t>
      </w:r>
    </w:p>
    <w:p w14:paraId="1D1F547A" w14:textId="77777777" w:rsidR="00D47A5A" w:rsidRDefault="00231B44">
      <w:pPr>
        <w:ind w:firstLine="708"/>
        <w:jc w:val="center"/>
      </w:pPr>
      <w:r>
        <w:rPr>
          <w:noProof/>
        </w:rPr>
        <w:drawing>
          <wp:inline distT="0" distB="0" distL="0" distR="0" wp14:anchorId="1D1F5504" wp14:editId="1D1F5505">
            <wp:extent cx="3253433" cy="1129300"/>
            <wp:effectExtent l="0" t="0" r="0" b="0"/>
            <wp:docPr id="39704167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l="31519" t="38260" r="46342" b="48075"/>
                    <a:stretch>
                      <a:fillRect/>
                    </a:stretch>
                  </pic:blipFill>
                  <pic:spPr>
                    <a:xfrm>
                      <a:off x="0" y="0"/>
                      <a:ext cx="3253433" cy="1129300"/>
                    </a:xfrm>
                    <a:prstGeom prst="rect">
                      <a:avLst/>
                    </a:prstGeom>
                    <a:ln/>
                  </pic:spPr>
                </pic:pic>
              </a:graphicData>
            </a:graphic>
          </wp:inline>
        </w:drawing>
      </w:r>
    </w:p>
    <w:p w14:paraId="1D1F547B" w14:textId="77777777" w:rsidR="00D47A5A" w:rsidRDefault="00231B44">
      <w:pPr>
        <w:ind w:firstLine="708"/>
      </w:pPr>
      <w:r>
        <w:t>Haz clic en “Reemplazar todos” para eliminar dobles espacios que quedan, por ejemplo, de triples o cuádruples espacios anteriores, hasta que aparezca este mensaje:</w:t>
      </w:r>
    </w:p>
    <w:p w14:paraId="1D1F547C" w14:textId="77777777" w:rsidR="00D47A5A" w:rsidRDefault="00231B44">
      <w:pPr>
        <w:ind w:firstLine="708"/>
        <w:jc w:val="center"/>
      </w:pPr>
      <w:r>
        <w:rPr>
          <w:noProof/>
        </w:rPr>
        <w:drawing>
          <wp:inline distT="0" distB="0" distL="0" distR="0" wp14:anchorId="1D1F5506" wp14:editId="1D1F5507">
            <wp:extent cx="3244551" cy="1132138"/>
            <wp:effectExtent l="0" t="0" r="0" b="0"/>
            <wp:docPr id="39704167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3"/>
                    <a:srcRect l="50021" t="38577" r="28876" b="48330"/>
                    <a:stretch>
                      <a:fillRect/>
                    </a:stretch>
                  </pic:blipFill>
                  <pic:spPr>
                    <a:xfrm>
                      <a:off x="0" y="0"/>
                      <a:ext cx="3244551" cy="1132138"/>
                    </a:xfrm>
                    <a:prstGeom prst="rect">
                      <a:avLst/>
                    </a:prstGeom>
                    <a:ln/>
                  </pic:spPr>
                </pic:pic>
              </a:graphicData>
            </a:graphic>
          </wp:inline>
        </w:drawing>
      </w:r>
    </w:p>
    <w:p w14:paraId="1D1F547D" w14:textId="77777777" w:rsidR="00D47A5A" w:rsidRDefault="00231B44">
      <w:pPr>
        <w:spacing w:after="160" w:line="259" w:lineRule="auto"/>
        <w:jc w:val="left"/>
      </w:pPr>
      <w:r>
        <w:br w:type="page"/>
      </w:r>
    </w:p>
    <w:p w14:paraId="1D1F547E" w14:textId="77777777" w:rsidR="00D47A5A" w:rsidRDefault="00231B44">
      <w:pPr>
        <w:pStyle w:val="Ttulo2"/>
      </w:pPr>
      <w:bookmarkStart w:id="98" w:name="_heading=h.39kk8xu" w:colFirst="0" w:colLast="0"/>
      <w:bookmarkEnd w:id="98"/>
      <w:r>
        <w:lastRenderedPageBreak/>
        <w:t>Anexo 6. Atajos de teclado útiles en Microsoft Word</w:t>
      </w:r>
    </w:p>
    <w:p w14:paraId="1D1F547F" w14:textId="77777777" w:rsidR="00D47A5A" w:rsidRDefault="00D47A5A">
      <w:pPr>
        <w:jc w:val="left"/>
        <w:rPr>
          <w:b/>
        </w:rPr>
      </w:pPr>
    </w:p>
    <w:p w14:paraId="1D1F5480" w14:textId="77777777" w:rsidR="00D47A5A" w:rsidRDefault="00231B44">
      <w:pPr>
        <w:jc w:val="center"/>
        <w:rPr>
          <w:b/>
        </w:rPr>
        <w:sectPr w:rsidR="00D47A5A">
          <w:pgSz w:w="12240" w:h="15840"/>
          <w:pgMar w:top="1418" w:right="1418" w:bottom="1418" w:left="1418" w:header="709" w:footer="709" w:gutter="0"/>
          <w:cols w:space="720"/>
        </w:sectPr>
      </w:pPr>
      <w:r>
        <w:rPr>
          <w:b/>
        </w:rPr>
        <w:t>Ctrl +</w:t>
      </w:r>
    </w:p>
    <w:p w14:paraId="1D1F5481" w14:textId="77777777" w:rsidR="00D47A5A" w:rsidRDefault="00231B44">
      <w:pPr>
        <w:ind w:firstLine="708"/>
        <w:jc w:val="center"/>
      </w:pPr>
      <w:r>
        <w:t>A= Abrir</w:t>
      </w:r>
    </w:p>
    <w:p w14:paraId="1D1F5482" w14:textId="77777777" w:rsidR="00D47A5A" w:rsidRDefault="00231B44">
      <w:pPr>
        <w:ind w:firstLine="708"/>
        <w:jc w:val="center"/>
      </w:pPr>
      <w:r>
        <w:t>B= Buscar</w:t>
      </w:r>
    </w:p>
    <w:p w14:paraId="1D1F5483" w14:textId="77777777" w:rsidR="00D47A5A" w:rsidRDefault="00231B44">
      <w:pPr>
        <w:ind w:firstLine="708"/>
        <w:jc w:val="center"/>
      </w:pPr>
      <w:r>
        <w:t>C= Copiar</w:t>
      </w:r>
    </w:p>
    <w:p w14:paraId="1D1F5484" w14:textId="77777777" w:rsidR="00D47A5A" w:rsidRPr="003E1110" w:rsidRDefault="00231B44">
      <w:pPr>
        <w:ind w:firstLine="708"/>
        <w:jc w:val="center"/>
        <w:rPr>
          <w:lang w:val="pt-BR"/>
        </w:rPr>
      </w:pPr>
      <w:r w:rsidRPr="003E1110">
        <w:rPr>
          <w:lang w:val="pt-BR"/>
        </w:rPr>
        <w:t>D= Alinear derecha</w:t>
      </w:r>
    </w:p>
    <w:p w14:paraId="1D1F5485" w14:textId="77777777" w:rsidR="00D47A5A" w:rsidRPr="003E1110" w:rsidRDefault="00231B44">
      <w:pPr>
        <w:ind w:firstLine="708"/>
        <w:jc w:val="center"/>
        <w:rPr>
          <w:lang w:val="pt-BR"/>
        </w:rPr>
      </w:pPr>
      <w:r w:rsidRPr="003E1110">
        <w:rPr>
          <w:lang w:val="pt-BR"/>
        </w:rPr>
        <w:t>E= Seleccionar todo</w:t>
      </w:r>
    </w:p>
    <w:p w14:paraId="1D1F5486" w14:textId="77777777" w:rsidR="00D47A5A" w:rsidRPr="003E1110" w:rsidRDefault="00231B44">
      <w:pPr>
        <w:ind w:firstLine="708"/>
        <w:jc w:val="center"/>
        <w:rPr>
          <w:lang w:val="pt-BR"/>
        </w:rPr>
      </w:pPr>
      <w:r w:rsidRPr="003E1110">
        <w:rPr>
          <w:lang w:val="pt-BR"/>
        </w:rPr>
        <w:t>G= Guardar</w:t>
      </w:r>
    </w:p>
    <w:p w14:paraId="1D1F5487" w14:textId="77777777" w:rsidR="00D47A5A" w:rsidRPr="003E1110" w:rsidRDefault="00231B44">
      <w:pPr>
        <w:ind w:firstLine="708"/>
        <w:jc w:val="center"/>
        <w:rPr>
          <w:lang w:val="pt-BR"/>
        </w:rPr>
      </w:pPr>
      <w:r w:rsidRPr="003E1110">
        <w:rPr>
          <w:lang w:val="pt-BR"/>
        </w:rPr>
        <w:t>H= Sangría</w:t>
      </w:r>
    </w:p>
    <w:p w14:paraId="1D1F5488" w14:textId="77777777" w:rsidR="00D47A5A" w:rsidRPr="003E1110" w:rsidRDefault="00231B44">
      <w:pPr>
        <w:ind w:firstLine="708"/>
        <w:jc w:val="center"/>
        <w:rPr>
          <w:lang w:val="pt-BR"/>
        </w:rPr>
      </w:pPr>
      <w:r w:rsidRPr="003E1110">
        <w:rPr>
          <w:lang w:val="pt-BR"/>
        </w:rPr>
        <w:t>I= Ir a página</w:t>
      </w:r>
    </w:p>
    <w:p w14:paraId="1D1F5489" w14:textId="77777777" w:rsidR="00D47A5A" w:rsidRDefault="00231B44">
      <w:pPr>
        <w:ind w:firstLine="708"/>
        <w:jc w:val="center"/>
      </w:pPr>
      <w:r>
        <w:t>J= Justificar</w:t>
      </w:r>
    </w:p>
    <w:p w14:paraId="1D1F548A" w14:textId="77777777" w:rsidR="00D47A5A" w:rsidRDefault="00231B44">
      <w:pPr>
        <w:ind w:firstLine="708"/>
        <w:jc w:val="center"/>
      </w:pPr>
      <w:r>
        <w:t>K= Cursiva</w:t>
      </w:r>
    </w:p>
    <w:p w14:paraId="1D1F548B" w14:textId="77777777" w:rsidR="00D47A5A" w:rsidRDefault="00231B44">
      <w:pPr>
        <w:ind w:firstLine="708"/>
        <w:jc w:val="center"/>
      </w:pPr>
      <w:r>
        <w:t>L= Reemplazar</w:t>
      </w:r>
    </w:p>
    <w:p w14:paraId="1D1F548C" w14:textId="77777777" w:rsidR="00D47A5A" w:rsidRDefault="00231B44">
      <w:pPr>
        <w:ind w:firstLine="708"/>
        <w:jc w:val="center"/>
      </w:pPr>
      <w:r>
        <w:t>M= Formato</w:t>
      </w:r>
    </w:p>
    <w:p w14:paraId="1D1F548D" w14:textId="77777777" w:rsidR="00D47A5A" w:rsidRDefault="00231B44">
      <w:pPr>
        <w:ind w:firstLine="708"/>
        <w:jc w:val="center"/>
      </w:pPr>
      <w:r>
        <w:t>N= Negrilla</w:t>
      </w:r>
    </w:p>
    <w:p w14:paraId="1D1F548E" w14:textId="77777777" w:rsidR="00D47A5A" w:rsidRDefault="00231B44">
      <w:pPr>
        <w:ind w:firstLine="708"/>
        <w:jc w:val="center"/>
      </w:pPr>
      <w:r>
        <w:t>O= Disminuir tamaño</w:t>
      </w:r>
    </w:p>
    <w:p w14:paraId="1D1F548F" w14:textId="77777777" w:rsidR="00D47A5A" w:rsidRDefault="00231B44">
      <w:pPr>
        <w:ind w:firstLine="708"/>
        <w:jc w:val="center"/>
      </w:pPr>
      <w:r>
        <w:t>P= Imprimir</w:t>
      </w:r>
    </w:p>
    <w:p w14:paraId="1D1F5490" w14:textId="77777777" w:rsidR="00D47A5A" w:rsidRDefault="00231B44">
      <w:pPr>
        <w:ind w:firstLine="708"/>
        <w:jc w:val="center"/>
      </w:pPr>
      <w:r>
        <w:t>Q= Alinear izquierda</w:t>
      </w:r>
    </w:p>
    <w:p w14:paraId="1D1F5491" w14:textId="77777777" w:rsidR="00D47A5A" w:rsidRPr="003E1110" w:rsidRDefault="00231B44">
      <w:pPr>
        <w:ind w:firstLine="708"/>
        <w:jc w:val="center"/>
        <w:rPr>
          <w:lang w:val="pt-BR"/>
        </w:rPr>
      </w:pPr>
      <w:r w:rsidRPr="003E1110">
        <w:rPr>
          <w:lang w:val="pt-BR"/>
        </w:rPr>
        <w:t>R= Cerrar documento</w:t>
      </w:r>
    </w:p>
    <w:p w14:paraId="1D1F5492" w14:textId="77777777" w:rsidR="00D47A5A" w:rsidRPr="003E1110" w:rsidRDefault="00231B44">
      <w:pPr>
        <w:ind w:firstLine="708"/>
        <w:jc w:val="center"/>
        <w:rPr>
          <w:lang w:val="pt-BR"/>
        </w:rPr>
      </w:pPr>
      <w:r w:rsidRPr="003E1110">
        <w:rPr>
          <w:lang w:val="pt-BR"/>
        </w:rPr>
        <w:t>S= Subrayado</w:t>
      </w:r>
    </w:p>
    <w:p w14:paraId="1D1F5493" w14:textId="77777777" w:rsidR="00D47A5A" w:rsidRPr="003E1110" w:rsidRDefault="00231B44">
      <w:pPr>
        <w:ind w:firstLine="708"/>
        <w:jc w:val="center"/>
        <w:rPr>
          <w:lang w:val="pt-BR"/>
        </w:rPr>
      </w:pPr>
      <w:r w:rsidRPr="003E1110">
        <w:rPr>
          <w:lang w:val="pt-BR"/>
        </w:rPr>
        <w:t>T= Centrar</w:t>
      </w:r>
    </w:p>
    <w:p w14:paraId="1D1F5494" w14:textId="77777777" w:rsidR="00D47A5A" w:rsidRDefault="00231B44">
      <w:pPr>
        <w:ind w:firstLine="708"/>
        <w:jc w:val="center"/>
      </w:pPr>
      <w:r>
        <w:t>U= Nuevo documento</w:t>
      </w:r>
    </w:p>
    <w:p w14:paraId="1D1F5495" w14:textId="77777777" w:rsidR="00D47A5A" w:rsidRDefault="00231B44">
      <w:pPr>
        <w:ind w:firstLine="708"/>
        <w:jc w:val="center"/>
      </w:pPr>
      <w:r>
        <w:t>V= Pegar</w:t>
      </w:r>
    </w:p>
    <w:p w14:paraId="1D1F5496" w14:textId="77777777" w:rsidR="00D47A5A" w:rsidRDefault="00231B44">
      <w:pPr>
        <w:ind w:firstLine="708"/>
        <w:jc w:val="center"/>
      </w:pPr>
      <w:r>
        <w:t>X=Cortar</w:t>
      </w:r>
    </w:p>
    <w:p w14:paraId="1D1F5497" w14:textId="77777777" w:rsidR="00D47A5A" w:rsidRDefault="00231B44">
      <w:pPr>
        <w:ind w:firstLine="708"/>
        <w:jc w:val="center"/>
      </w:pPr>
      <w:r>
        <w:t>Y= Rehacer</w:t>
      </w:r>
    </w:p>
    <w:p w14:paraId="1D1F5498" w14:textId="77777777" w:rsidR="00D47A5A" w:rsidRDefault="00231B44">
      <w:pPr>
        <w:ind w:firstLine="708"/>
        <w:jc w:val="center"/>
        <w:sectPr w:rsidR="00D47A5A">
          <w:type w:val="continuous"/>
          <w:pgSz w:w="12240" w:h="15840"/>
          <w:pgMar w:top="1418" w:right="1418" w:bottom="1418" w:left="1418" w:header="709" w:footer="709" w:gutter="0"/>
          <w:cols w:num="2" w:space="720" w:equalWidth="0">
            <w:col w:w="4348" w:space="708"/>
            <w:col w:w="4348" w:space="0"/>
          </w:cols>
        </w:sectPr>
      </w:pPr>
      <w:r>
        <w:t>Z= Deshacer</w:t>
      </w:r>
    </w:p>
    <w:p w14:paraId="1D1F5499" w14:textId="77777777" w:rsidR="00D47A5A" w:rsidRDefault="00231B44">
      <w:pPr>
        <w:ind w:firstLine="708"/>
        <w:jc w:val="center"/>
      </w:pPr>
      <w:r>
        <w:t>Lista completa de atajos https://bit.ly/3oHliCj</w:t>
      </w:r>
    </w:p>
    <w:p w14:paraId="1D1F549A" w14:textId="77777777" w:rsidR="00D47A5A" w:rsidRDefault="00D47A5A">
      <w:pPr>
        <w:ind w:firstLine="708"/>
        <w:jc w:val="center"/>
      </w:pPr>
    </w:p>
    <w:p w14:paraId="1D1F549B" w14:textId="77777777" w:rsidR="00D47A5A" w:rsidRDefault="00D47A5A">
      <w:pPr>
        <w:ind w:firstLine="708"/>
        <w:jc w:val="center"/>
      </w:pPr>
    </w:p>
    <w:p w14:paraId="1D1F549C" w14:textId="77777777" w:rsidR="00D47A5A" w:rsidRDefault="00D47A5A">
      <w:pPr>
        <w:ind w:firstLine="708"/>
        <w:jc w:val="center"/>
      </w:pPr>
    </w:p>
    <w:p w14:paraId="1D1F549D" w14:textId="77777777" w:rsidR="00D47A5A" w:rsidRDefault="00D47A5A">
      <w:pPr>
        <w:ind w:firstLine="708"/>
        <w:jc w:val="center"/>
      </w:pPr>
    </w:p>
    <w:p w14:paraId="1D1F549E" w14:textId="77777777" w:rsidR="00D47A5A" w:rsidRDefault="00D47A5A">
      <w:pPr>
        <w:ind w:firstLine="708"/>
        <w:jc w:val="center"/>
      </w:pPr>
    </w:p>
    <w:p w14:paraId="1D1F549F" w14:textId="77777777" w:rsidR="00D47A5A" w:rsidRDefault="00D47A5A">
      <w:pPr>
        <w:ind w:firstLine="708"/>
        <w:jc w:val="center"/>
      </w:pPr>
    </w:p>
    <w:p w14:paraId="1D1F54A0" w14:textId="77777777" w:rsidR="00D47A5A" w:rsidRDefault="00D47A5A">
      <w:pPr>
        <w:ind w:firstLine="708"/>
        <w:jc w:val="center"/>
      </w:pPr>
    </w:p>
    <w:p w14:paraId="1D1F54A1" w14:textId="77777777" w:rsidR="00D47A5A" w:rsidRDefault="00D47A5A">
      <w:pPr>
        <w:ind w:firstLine="708"/>
        <w:jc w:val="center"/>
      </w:pPr>
    </w:p>
    <w:p w14:paraId="1D1F54A2" w14:textId="77777777" w:rsidR="00D47A5A" w:rsidRDefault="00D47A5A">
      <w:pPr>
        <w:ind w:firstLine="708"/>
        <w:jc w:val="center"/>
      </w:pPr>
    </w:p>
    <w:p w14:paraId="1D1F54A3" w14:textId="77777777" w:rsidR="00D47A5A" w:rsidRDefault="00231B44">
      <w:pPr>
        <w:spacing w:after="160" w:line="259" w:lineRule="auto"/>
        <w:jc w:val="left"/>
      </w:pPr>
      <w:r>
        <w:br w:type="page"/>
      </w:r>
    </w:p>
    <w:p w14:paraId="1D1F54A4" w14:textId="77777777" w:rsidR="00D47A5A" w:rsidRDefault="00231B44">
      <w:pPr>
        <w:pStyle w:val="Ttulo2"/>
      </w:pPr>
      <w:bookmarkStart w:id="99" w:name="_heading=h.1opuj5n" w:colFirst="0" w:colLast="0"/>
      <w:bookmarkEnd w:id="99"/>
      <w:r>
        <w:lastRenderedPageBreak/>
        <w:t xml:space="preserve">Anexo 7. Sinónimos y antónimos </w:t>
      </w:r>
    </w:p>
    <w:p w14:paraId="1D1F54A5" w14:textId="77777777" w:rsidR="00D47A5A" w:rsidRDefault="00D47A5A">
      <w:pPr>
        <w:ind w:firstLine="708"/>
        <w:jc w:val="center"/>
      </w:pPr>
    </w:p>
    <w:p w14:paraId="1D1F54A6" w14:textId="77777777" w:rsidR="00D47A5A" w:rsidRDefault="00231B44">
      <w:pPr>
        <w:ind w:firstLine="708"/>
      </w:pPr>
      <w:r>
        <w:t>Constantemente surgen inconvenientes al redactar una oración, al no tener la palabra adecuada, un sinónimo o un antónimo. Microsoft Word apoya estas inquietudes, así:</w:t>
      </w:r>
    </w:p>
    <w:p w14:paraId="1D1F54A7" w14:textId="77777777" w:rsidR="00D47A5A" w:rsidRDefault="00231B44">
      <w:pPr>
        <w:jc w:val="right"/>
      </w:pPr>
      <w:r>
        <w:rPr>
          <w:noProof/>
        </w:rPr>
        <mc:AlternateContent>
          <mc:Choice Requires="wps">
            <w:drawing>
              <wp:anchor distT="45720" distB="45720" distL="114300" distR="114300" simplePos="0" relativeHeight="251658240" behindDoc="0" locked="0" layoutInCell="1" hidden="0" allowOverlap="1" wp14:anchorId="1D1F5508" wp14:editId="1D1F5509">
                <wp:simplePos x="0" y="0"/>
                <wp:positionH relativeFrom="column">
                  <wp:posOffset>1</wp:posOffset>
                </wp:positionH>
                <wp:positionV relativeFrom="paragraph">
                  <wp:posOffset>426720</wp:posOffset>
                </wp:positionV>
                <wp:extent cx="3495675" cy="5635625"/>
                <wp:effectExtent l="0" t="0" r="0" b="0"/>
                <wp:wrapSquare wrapText="bothSides" distT="45720" distB="45720" distL="114300" distR="114300"/>
                <wp:docPr id="397041641" name="Rectángulo 397041641"/>
                <wp:cNvGraphicFramePr/>
                <a:graphic xmlns:a="http://schemas.openxmlformats.org/drawingml/2006/main">
                  <a:graphicData uri="http://schemas.microsoft.com/office/word/2010/wordprocessingShape">
                    <wps:wsp>
                      <wps:cNvSpPr/>
                      <wps:spPr>
                        <a:xfrm>
                          <a:off x="3612450" y="976475"/>
                          <a:ext cx="3467100" cy="5607050"/>
                        </a:xfrm>
                        <a:prstGeom prst="rect">
                          <a:avLst/>
                        </a:prstGeom>
                        <a:solidFill>
                          <a:srgbClr val="FFFFFF"/>
                        </a:solidFill>
                        <a:ln>
                          <a:noFill/>
                        </a:ln>
                      </wps:spPr>
                      <wps:txbx>
                        <w:txbxContent>
                          <w:p w14:paraId="1D1F5525" w14:textId="77777777" w:rsidR="00D47A5A" w:rsidRDefault="00231B44">
                            <w:pPr>
                              <w:ind w:left="-113" w:hanging="339"/>
                              <w:textDirection w:val="btLr"/>
                            </w:pPr>
                            <w:r>
                              <w:rPr>
                                <w:color w:val="000000"/>
                              </w:rPr>
                              <w:t>Selecciona la palabra (en este ejemplo “colocar”) &gt; Clic derecho &gt; “Sinónimos”.</w:t>
                            </w:r>
                          </w:p>
                          <w:p w14:paraId="1D1F5526" w14:textId="77777777" w:rsidR="00D47A5A" w:rsidRDefault="00D47A5A">
                            <w:pPr>
                              <w:ind w:left="-113" w:hanging="339"/>
                              <w:textDirection w:val="btLr"/>
                            </w:pPr>
                          </w:p>
                          <w:p w14:paraId="1D1F5527" w14:textId="77777777" w:rsidR="00D47A5A" w:rsidRDefault="00D47A5A">
                            <w:pPr>
                              <w:ind w:left="-113" w:hanging="339"/>
                              <w:textDirection w:val="btLr"/>
                            </w:pPr>
                          </w:p>
                          <w:p w14:paraId="1D1F5528" w14:textId="77777777" w:rsidR="00D47A5A" w:rsidRDefault="00231B44">
                            <w:pPr>
                              <w:ind w:left="-113" w:hanging="339"/>
                              <w:textDirection w:val="btLr"/>
                            </w:pPr>
                            <w:r>
                              <w:rPr>
                                <w:color w:val="000000"/>
                              </w:rPr>
                              <w:t xml:space="preserve">Inmediatamente aparecen las sugerencias más usadas. Si no es suficiente y se requieren más alternativas: </w:t>
                            </w:r>
                          </w:p>
                          <w:p w14:paraId="1D1F5529" w14:textId="77777777" w:rsidR="00D47A5A" w:rsidRDefault="00D47A5A">
                            <w:pPr>
                              <w:ind w:left="-113" w:hanging="339"/>
                              <w:textDirection w:val="btLr"/>
                            </w:pPr>
                          </w:p>
                          <w:p w14:paraId="1D1F552A" w14:textId="77777777" w:rsidR="00D47A5A" w:rsidRDefault="00D47A5A">
                            <w:pPr>
                              <w:ind w:left="-113" w:hanging="339"/>
                              <w:textDirection w:val="btLr"/>
                            </w:pPr>
                          </w:p>
                          <w:p w14:paraId="1D1F552B" w14:textId="77777777" w:rsidR="00D47A5A" w:rsidRDefault="00D47A5A">
                            <w:pPr>
                              <w:ind w:left="-113" w:hanging="339"/>
                              <w:textDirection w:val="btLr"/>
                            </w:pPr>
                          </w:p>
                          <w:p w14:paraId="1D1F552C" w14:textId="77777777" w:rsidR="00D47A5A" w:rsidRDefault="00D47A5A">
                            <w:pPr>
                              <w:ind w:left="-113" w:hanging="339"/>
                              <w:textDirection w:val="btLr"/>
                            </w:pPr>
                          </w:p>
                          <w:p w14:paraId="1D1F552D" w14:textId="77777777" w:rsidR="00D47A5A" w:rsidRDefault="00D47A5A">
                            <w:pPr>
                              <w:ind w:left="-113" w:hanging="339"/>
                              <w:textDirection w:val="btLr"/>
                            </w:pPr>
                          </w:p>
                          <w:p w14:paraId="1D1F552E" w14:textId="77777777" w:rsidR="00D47A5A" w:rsidRDefault="00D47A5A">
                            <w:pPr>
                              <w:ind w:left="-113" w:hanging="339"/>
                              <w:textDirection w:val="btLr"/>
                            </w:pPr>
                          </w:p>
                          <w:p w14:paraId="1D1F552F" w14:textId="77777777" w:rsidR="00D47A5A" w:rsidRDefault="00D47A5A">
                            <w:pPr>
                              <w:ind w:left="-113" w:hanging="339"/>
                              <w:textDirection w:val="btLr"/>
                            </w:pPr>
                          </w:p>
                          <w:p w14:paraId="1D1F5530" w14:textId="77777777" w:rsidR="00D47A5A" w:rsidRDefault="00231B44">
                            <w:pPr>
                              <w:ind w:left="-113" w:hanging="339"/>
                              <w:textDirection w:val="btLr"/>
                            </w:pPr>
                            <w:r>
                              <w:rPr>
                                <w:color w:val="000000"/>
                              </w:rPr>
                              <w:t>Clic de nuevo en “Sinónimos”, donde aparecen más opciones y los antónimos de esa palabra seleccionada.</w:t>
                            </w:r>
                          </w:p>
                          <w:p w14:paraId="1D1F5531" w14:textId="77777777" w:rsidR="00D47A5A" w:rsidRDefault="00D47A5A">
                            <w:pPr>
                              <w:textDirection w:val="btLr"/>
                            </w:pPr>
                          </w:p>
                        </w:txbxContent>
                      </wps:txbx>
                      <wps:bodyPr spcFirstLastPara="1" wrap="square" lIns="91425" tIns="45700" rIns="91425" bIns="45700" anchor="t" anchorCtr="0">
                        <a:noAutofit/>
                      </wps:bodyPr>
                    </wps:wsp>
                  </a:graphicData>
                </a:graphic>
              </wp:anchor>
            </w:drawing>
          </mc:Choice>
          <mc:Fallback>
            <w:pict>
              <v:rect w14:anchorId="1D1F5508" id="Rectángulo 397041641" o:spid="_x0000_s1026" style="position:absolute;left:0;text-align:left;margin-left:0;margin-top:33.6pt;width:275.25pt;height:443.7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" stroked="f">
                <v:textbox inset="2.53958mm,1.2694mm,2.53958mm,1.2694mm">
                  <w:txbxContent>
                    <w:p w14:paraId="1D1F5525" w14:textId="77777777" w:rsidR="00D47A5A" w:rsidRDefault="00231B44">
                      <w:pPr>
                        <w:ind w:left="-113" w:hanging="339"/>
                        <w:textDirection w:val="btLr"/>
                      </w:pPr>
                      <w:r>
                        <w:rPr>
                          <w:color w:val="000000"/>
                        </w:rPr>
                        <w:t>Selecciona la palabra (en este ejemplo “colocar”) &gt; Clic derecho &gt; “Sinónimos”.</w:t>
                      </w:r>
                    </w:p>
                    <w:p w14:paraId="1D1F5526" w14:textId="77777777" w:rsidR="00D47A5A" w:rsidRDefault="00D47A5A">
                      <w:pPr>
                        <w:ind w:left="-113" w:hanging="339"/>
                        <w:textDirection w:val="btLr"/>
                      </w:pPr>
                    </w:p>
                    <w:p w14:paraId="1D1F5527" w14:textId="77777777" w:rsidR="00D47A5A" w:rsidRDefault="00D47A5A">
                      <w:pPr>
                        <w:ind w:left="-113" w:hanging="339"/>
                        <w:textDirection w:val="btLr"/>
                      </w:pPr>
                    </w:p>
                    <w:p w14:paraId="1D1F5528" w14:textId="77777777" w:rsidR="00D47A5A" w:rsidRDefault="00231B44">
                      <w:pPr>
                        <w:ind w:left="-113" w:hanging="339"/>
                        <w:textDirection w:val="btLr"/>
                      </w:pPr>
                      <w:r>
                        <w:rPr>
                          <w:color w:val="000000"/>
                        </w:rPr>
                        <w:t xml:space="preserve">Inmediatamente aparecen las sugerencias más usadas. Si no es suficiente y se requieren más alternativas: </w:t>
                      </w:r>
                    </w:p>
                    <w:p w14:paraId="1D1F5529" w14:textId="77777777" w:rsidR="00D47A5A" w:rsidRDefault="00D47A5A">
                      <w:pPr>
                        <w:ind w:left="-113" w:hanging="339"/>
                        <w:textDirection w:val="btLr"/>
                      </w:pPr>
                    </w:p>
                    <w:p w14:paraId="1D1F552A" w14:textId="77777777" w:rsidR="00D47A5A" w:rsidRDefault="00D47A5A">
                      <w:pPr>
                        <w:ind w:left="-113" w:hanging="339"/>
                        <w:textDirection w:val="btLr"/>
                      </w:pPr>
                    </w:p>
                    <w:p w14:paraId="1D1F552B" w14:textId="77777777" w:rsidR="00D47A5A" w:rsidRDefault="00D47A5A">
                      <w:pPr>
                        <w:ind w:left="-113" w:hanging="339"/>
                        <w:textDirection w:val="btLr"/>
                      </w:pPr>
                    </w:p>
                    <w:p w14:paraId="1D1F552C" w14:textId="77777777" w:rsidR="00D47A5A" w:rsidRDefault="00D47A5A">
                      <w:pPr>
                        <w:ind w:left="-113" w:hanging="339"/>
                        <w:textDirection w:val="btLr"/>
                      </w:pPr>
                    </w:p>
                    <w:p w14:paraId="1D1F552D" w14:textId="77777777" w:rsidR="00D47A5A" w:rsidRDefault="00D47A5A">
                      <w:pPr>
                        <w:ind w:left="-113" w:hanging="339"/>
                        <w:textDirection w:val="btLr"/>
                      </w:pPr>
                    </w:p>
                    <w:p w14:paraId="1D1F552E" w14:textId="77777777" w:rsidR="00D47A5A" w:rsidRDefault="00D47A5A">
                      <w:pPr>
                        <w:ind w:left="-113" w:hanging="339"/>
                        <w:textDirection w:val="btLr"/>
                      </w:pPr>
                    </w:p>
                    <w:p w14:paraId="1D1F552F" w14:textId="77777777" w:rsidR="00D47A5A" w:rsidRDefault="00D47A5A">
                      <w:pPr>
                        <w:ind w:left="-113" w:hanging="339"/>
                        <w:textDirection w:val="btLr"/>
                      </w:pPr>
                    </w:p>
                    <w:p w14:paraId="1D1F5530" w14:textId="77777777" w:rsidR="00D47A5A" w:rsidRDefault="00231B44">
                      <w:pPr>
                        <w:ind w:left="-113" w:hanging="339"/>
                        <w:textDirection w:val="btLr"/>
                      </w:pPr>
                      <w:r>
                        <w:rPr>
                          <w:color w:val="000000"/>
                        </w:rPr>
                        <w:t>Clic de nuevo en “Sinónimos”, donde aparecen más opciones y los antónimos de esa palabra seleccionada.</w:t>
                      </w:r>
                    </w:p>
                    <w:p w14:paraId="1D1F5531" w14:textId="77777777" w:rsidR="00D47A5A" w:rsidRDefault="00D47A5A">
                      <w:pPr>
                        <w:textDirection w:val="btLr"/>
                      </w:pPr>
                    </w:p>
                  </w:txbxContent>
                </v:textbox>
                <w10:wrap type="square"/>
              </v:rect>
            </w:pict>
          </mc:Fallback>
        </mc:AlternateContent>
      </w:r>
      <w:r>
        <w:rPr>
          <w:noProof/>
        </w:rPr>
        <mc:AlternateContent>
          <mc:Choice Requires="wps">
            <w:drawing>
              <wp:anchor distT="45720" distB="45720" distL="114300" distR="114300" simplePos="0" relativeHeight="251659264" behindDoc="0" locked="0" layoutInCell="1" hidden="0" allowOverlap="1" wp14:anchorId="1D1F550A" wp14:editId="1D1F550B">
                <wp:simplePos x="0" y="0"/>
                <wp:positionH relativeFrom="column">
                  <wp:posOffset>3679825</wp:posOffset>
                </wp:positionH>
                <wp:positionV relativeFrom="paragraph">
                  <wp:posOffset>3492128</wp:posOffset>
                </wp:positionV>
                <wp:extent cx="2363470" cy="3131185"/>
                <wp:effectExtent l="0" t="0" r="0" b="0"/>
                <wp:wrapSquare wrapText="bothSides" distT="45720" distB="45720" distL="114300" distR="114300"/>
                <wp:docPr id="397041640" name="Cuadro de texto 3970416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1D1F5532" w14:textId="77777777" w:rsidR="000307E8" w:rsidRDefault="00231B44" w:rsidP="00743E36">
                            <w:r>
                              <w:rPr>
                                <w:noProof/>
                              </w:rPr>
                              <w:drawing>
                                <wp:inline distT="0" distB="0" distL="0" distR="0" wp14:anchorId="1D1F5534" wp14:editId="1D1F5535">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pic:spPr>
                                      </pic:pic>
                                    </a:graphicData>
                                  </a:graphic>
                                </wp:inline>
                              </w:drawing>
                            </w:r>
                          </w:p>
                        </w:txbxContent>
                      </wps:txbx>
                      <wps:bodyPr rot="0" vert="horz" wrap="square" lIns="91440" tIns="45720" rIns="91440" bIns="45720" anchor="t" anchorCtr="0">
                        <a:noAutofit/>
                      </wps:bodyPr>
                    </wps:wsp>
                  </a:graphicData>
                </a:graphic>
              </wp:anchor>
            </w:drawing>
          </mc:Choice>
          <mc:Fallback>
            <w:pict>
              <v:shapetype w14:anchorId="1D1F550A" id="_x0000_t202" coordsize="21600,21600" o:spt="202" path="m,l,21600r21600,l21600,xe">
                <v:stroke joinstyle="miter"/>
                <v:path gradientshapeok="t" o:connecttype="rect"/>
              </v:shapetype>
              <v:shape id="Cuadro de texto 397041640" o:spid="_x0000_s1027" type="#_x0000_t202" style="position:absolute;left:0;text-align:left;margin-left:289.75pt;margin-top:274.95pt;width:186.1pt;height:246.5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wusEQIAAP4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" stroked="f">
                <v:textbox>
                  <w:txbxContent>
                    <w:p w14:paraId="1D1F5532" w14:textId="77777777" w:rsidR="000307E8" w:rsidRDefault="00231B44" w:rsidP="00743E36">
                      <w:r>
                        <w:rPr>
                          <w:noProof/>
                        </w:rPr>
                        <w:drawing>
                          <wp:inline distT="0" distB="0" distL="0" distR="0" wp14:anchorId="1D1F5534" wp14:editId="1D1F5535">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60288" behindDoc="0" locked="0" layoutInCell="1" hidden="0" allowOverlap="1" wp14:anchorId="1D1F550C" wp14:editId="1D1F550D">
                <wp:simplePos x="0" y="0"/>
                <wp:positionH relativeFrom="column">
                  <wp:posOffset>3671570</wp:posOffset>
                </wp:positionH>
                <wp:positionV relativeFrom="paragraph">
                  <wp:posOffset>188859</wp:posOffset>
                </wp:positionV>
                <wp:extent cx="2397760" cy="3096260"/>
                <wp:effectExtent l="0" t="0" r="0" b="0"/>
                <wp:wrapSquare wrapText="bothSides" distT="45720" distB="45720" distL="114300" distR="114300"/>
                <wp:docPr id="397041639" name="Cuadro de texto 397041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1D1F5533" w14:textId="77777777" w:rsidR="000307E8" w:rsidRDefault="00231B44" w:rsidP="00743E36">
                            <w:r>
                              <w:rPr>
                                <w:noProof/>
                              </w:rPr>
                              <w:drawing>
                                <wp:inline distT="0" distB="0" distL="0" distR="0" wp14:anchorId="1D1F5536" wp14:editId="1D1F5537">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1D1F550C" id="Cuadro de texto 397041639" o:spid="_x0000_s1028" type="#_x0000_t202" style="position:absolute;left:0;text-align:left;margin-left:289.1pt;margin-top:14.85pt;width:188.8pt;height:243.8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OR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p7Db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Dd7rOR&#10;EAIAAP4DAAAOAAAAAAAAAAAAAAAAAC4CAABkcnMvZTJvRG9jLnhtbFBLAQItABQABgAIAAAAIQCC&#10;gg3P3gAAAAoBAAAPAAAAAAAAAAAAAAAAAGoEAABkcnMvZG93bnJldi54bWxQSwUGAAAAAAQABADz&#10;AAAAdQUAAAAA&#10;" stroked="f">
                <v:textbox>
                  <w:txbxContent>
                    <w:p w14:paraId="1D1F5533" w14:textId="77777777" w:rsidR="000307E8" w:rsidRDefault="00231B44" w:rsidP="00743E36">
                      <w:r>
                        <w:rPr>
                          <w:noProof/>
                        </w:rPr>
                        <w:drawing>
                          <wp:inline distT="0" distB="0" distL="0" distR="0" wp14:anchorId="1D1F5536" wp14:editId="1D1F5537">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pic:spPr>
                                </pic:pic>
                              </a:graphicData>
                            </a:graphic>
                          </wp:inline>
                        </w:drawing>
                      </w:r>
                    </w:p>
                  </w:txbxContent>
                </v:textbox>
                <w10:wrap type="square"/>
              </v:shape>
            </w:pict>
          </mc:Fallback>
        </mc:AlternateContent>
      </w:r>
    </w:p>
    <w:p w14:paraId="1D1F54A8" w14:textId="77777777" w:rsidR="00D47A5A" w:rsidRDefault="00D47A5A">
      <w:pPr>
        <w:ind w:firstLine="708"/>
        <w:jc w:val="right"/>
      </w:pPr>
    </w:p>
    <w:p w14:paraId="1D1F54A9" w14:textId="77777777" w:rsidR="00D47A5A" w:rsidRDefault="00D47A5A">
      <w:pPr>
        <w:ind w:firstLine="708"/>
      </w:pPr>
    </w:p>
    <w:p w14:paraId="1D1F54AA" w14:textId="77777777" w:rsidR="00D47A5A" w:rsidRDefault="00D47A5A">
      <w:pPr>
        <w:ind w:firstLine="708"/>
        <w:jc w:val="center"/>
      </w:pPr>
    </w:p>
    <w:p w14:paraId="1D1F54AB" w14:textId="77777777" w:rsidR="00D47A5A" w:rsidRDefault="00231B44">
      <w:pPr>
        <w:spacing w:after="160" w:line="259" w:lineRule="auto"/>
        <w:jc w:val="left"/>
        <w:rPr>
          <w:b/>
        </w:rPr>
      </w:pPr>
      <w:r>
        <w:lastRenderedPageBreak/>
        <w:br w:type="page"/>
      </w:r>
    </w:p>
    <w:p w14:paraId="1D1F54AC" w14:textId="77777777" w:rsidR="00D47A5A" w:rsidRDefault="00231B44">
      <w:pPr>
        <w:pStyle w:val="Ttulo2"/>
      </w:pPr>
      <w:bookmarkStart w:id="100" w:name="_heading=h.48pi1tg" w:colFirst="0" w:colLast="0"/>
      <w:bookmarkEnd w:id="100"/>
      <w:r>
        <w:lastRenderedPageBreak/>
        <w:t>Anexo 8. Copiar y pegar sin formato</w:t>
      </w:r>
    </w:p>
    <w:p w14:paraId="1D1F54AD" w14:textId="77777777" w:rsidR="00D47A5A" w:rsidRDefault="00D47A5A">
      <w:pPr>
        <w:ind w:firstLine="708"/>
        <w:jc w:val="center"/>
      </w:pPr>
    </w:p>
    <w:p w14:paraId="1D1F54AE" w14:textId="77777777" w:rsidR="00D47A5A" w:rsidRDefault="00231B44">
      <w:pPr>
        <w:ind w:firstLine="708"/>
      </w:pPr>
      <w:r>
        <w:t>En ocasiones copiamos y pegamos objetos o texto desde páginas web u otras fuentes hacia Word con el conocido Ctrl + C y Ctrl + V; sin embargo, se conservan colores, tipos de letras, tablas, y otros formatos indeseados. Para pegar solo el texto y sin formato alguno, clic derecho &gt; “Mantener solo texto (T)”</w:t>
      </w:r>
    </w:p>
    <w:p w14:paraId="1D1F54AF" w14:textId="77777777" w:rsidR="00D47A5A" w:rsidRDefault="00D47A5A">
      <w:pPr>
        <w:ind w:firstLine="708"/>
      </w:pPr>
    </w:p>
    <w:p w14:paraId="1D1F54B0" w14:textId="77777777" w:rsidR="00D47A5A" w:rsidRDefault="00231B44">
      <w:pPr>
        <w:ind w:firstLine="708"/>
        <w:jc w:val="center"/>
      </w:pPr>
      <w:r>
        <w:rPr>
          <w:noProof/>
        </w:rPr>
        <w:drawing>
          <wp:inline distT="0" distB="0" distL="0" distR="0" wp14:anchorId="1D1F550E" wp14:editId="1D1F550F">
            <wp:extent cx="2785933" cy="3866192"/>
            <wp:effectExtent l="0" t="0" r="0" b="0"/>
            <wp:docPr id="3970416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l="46334" t="41942" r="37033" b="17018"/>
                    <a:stretch>
                      <a:fillRect/>
                    </a:stretch>
                  </pic:blipFill>
                  <pic:spPr>
                    <a:xfrm>
                      <a:off x="0" y="0"/>
                      <a:ext cx="2785933" cy="3866192"/>
                    </a:xfrm>
                    <a:prstGeom prst="rect">
                      <a:avLst/>
                    </a:prstGeom>
                    <a:ln/>
                  </pic:spPr>
                </pic:pic>
              </a:graphicData>
            </a:graphic>
          </wp:inline>
        </w:drawing>
      </w:r>
    </w:p>
    <w:p w14:paraId="1D1F54B1" w14:textId="77777777" w:rsidR="00D47A5A" w:rsidRDefault="00231B44">
      <w:pPr>
        <w:spacing w:after="160" w:line="259" w:lineRule="auto"/>
        <w:jc w:val="left"/>
      </w:pPr>
      <w:r>
        <w:br w:type="page"/>
      </w:r>
    </w:p>
    <w:p w14:paraId="1D1F54B2" w14:textId="77777777" w:rsidR="00D47A5A" w:rsidRDefault="00231B44">
      <w:pPr>
        <w:pStyle w:val="Ttulo2"/>
      </w:pPr>
      <w:bookmarkStart w:id="101" w:name="_heading=h.2nusc19" w:colFirst="0" w:colLast="0"/>
      <w:bookmarkEnd w:id="101"/>
      <w:r>
        <w:lastRenderedPageBreak/>
        <w:t>Anexo 9. Comparar dos documentos</w:t>
      </w:r>
    </w:p>
    <w:p w14:paraId="1D1F54B3" w14:textId="77777777" w:rsidR="00D47A5A" w:rsidRDefault="00D47A5A">
      <w:pPr>
        <w:ind w:firstLine="708"/>
        <w:jc w:val="left"/>
      </w:pPr>
    </w:p>
    <w:p w14:paraId="1D1F54B4" w14:textId="77777777" w:rsidR="00D47A5A" w:rsidRDefault="00231B44">
      <w:pPr>
        <w:ind w:firstLine="708"/>
      </w:pPr>
      <w:r>
        <w: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14:paraId="1D1F54B5" w14:textId="77777777" w:rsidR="00D47A5A" w:rsidRDefault="00231B44">
      <w:pPr>
        <w:ind w:firstLine="708"/>
        <w:jc w:val="center"/>
      </w:pPr>
      <w:r>
        <w:rPr>
          <w:noProof/>
        </w:rPr>
        <w:drawing>
          <wp:inline distT="0" distB="0" distL="0" distR="0" wp14:anchorId="1D1F5510" wp14:editId="1D1F5511">
            <wp:extent cx="1394307" cy="1216311"/>
            <wp:effectExtent l="0" t="0" r="0" b="0"/>
            <wp:docPr id="3970416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l="66701" t="10259" r="17345" b="64997"/>
                    <a:stretch>
                      <a:fillRect/>
                    </a:stretch>
                  </pic:blipFill>
                  <pic:spPr>
                    <a:xfrm>
                      <a:off x="0" y="0"/>
                      <a:ext cx="1394307" cy="1216311"/>
                    </a:xfrm>
                    <a:prstGeom prst="rect">
                      <a:avLst/>
                    </a:prstGeom>
                    <a:ln/>
                  </pic:spPr>
                </pic:pic>
              </a:graphicData>
            </a:graphic>
          </wp:inline>
        </w:drawing>
      </w:r>
    </w:p>
    <w:p w14:paraId="1D1F54B6" w14:textId="77777777" w:rsidR="00D47A5A" w:rsidRDefault="00231B44">
      <w:pPr>
        <w:ind w:firstLine="708"/>
      </w:pPr>
      <w:r>
        <w:t>Busca la ruta en tu dispositivo donde se encuentra el documento original (izquierda) y luego el mismo procedimiento con el documento revisado (derecha). &gt; clic en Aceptar.</w:t>
      </w:r>
    </w:p>
    <w:p w14:paraId="1D1F54B7" w14:textId="77777777" w:rsidR="00D47A5A" w:rsidRDefault="00231B44">
      <w:pPr>
        <w:ind w:firstLine="708"/>
        <w:jc w:val="center"/>
      </w:pPr>
      <w:r>
        <w:rPr>
          <w:noProof/>
        </w:rPr>
        <w:drawing>
          <wp:inline distT="0" distB="0" distL="0" distR="0" wp14:anchorId="1D1F5512" wp14:editId="1D1F5513">
            <wp:extent cx="2883893" cy="922260"/>
            <wp:effectExtent l="0" t="0" r="0" b="0"/>
            <wp:docPr id="3970416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l="33265" t="41038" r="33300" b="39952"/>
                    <a:stretch>
                      <a:fillRect/>
                    </a:stretch>
                  </pic:blipFill>
                  <pic:spPr>
                    <a:xfrm>
                      <a:off x="0" y="0"/>
                      <a:ext cx="2883893" cy="922260"/>
                    </a:xfrm>
                    <a:prstGeom prst="rect">
                      <a:avLst/>
                    </a:prstGeom>
                    <a:ln/>
                  </pic:spPr>
                </pic:pic>
              </a:graphicData>
            </a:graphic>
          </wp:inline>
        </w:drawing>
      </w:r>
    </w:p>
    <w:p w14:paraId="1D1F54B8" w14:textId="77777777" w:rsidR="00D47A5A" w:rsidRDefault="00231B44">
      <w:pPr>
        <w:ind w:firstLine="708"/>
      </w:pPr>
      <w:r>
        <w:t>Posteriormente aparece el informe con la cantidad de revisiones hechas en el documento:</w:t>
      </w:r>
    </w:p>
    <w:p w14:paraId="1D1F54B9" w14:textId="77777777" w:rsidR="00D47A5A" w:rsidRDefault="00231B44">
      <w:pPr>
        <w:ind w:firstLine="708"/>
        <w:jc w:val="center"/>
      </w:pPr>
      <w:r>
        <w:t xml:space="preserve"> </w:t>
      </w:r>
      <w:r>
        <w:rPr>
          <w:noProof/>
        </w:rPr>
        <w:drawing>
          <wp:inline distT="0" distB="0" distL="0" distR="0" wp14:anchorId="1D1F5514" wp14:editId="1D1F5515">
            <wp:extent cx="4224272" cy="2163793"/>
            <wp:effectExtent l="88900" t="88900" r="88900" b="88900"/>
            <wp:docPr id="39704164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4224272" cy="2163793"/>
                    </a:xfrm>
                    <a:prstGeom prst="rect">
                      <a:avLst/>
                    </a:prstGeom>
                    <a:ln w="88900">
                      <a:solidFill>
                        <a:srgbClr val="FFFFFF"/>
                      </a:solidFill>
                      <a:prstDash val="solid"/>
                    </a:ln>
                  </pic:spPr>
                </pic:pic>
              </a:graphicData>
            </a:graphic>
          </wp:inline>
        </w:drawing>
      </w:r>
    </w:p>
    <w:p w14:paraId="1D1F54BA" w14:textId="77777777" w:rsidR="00D47A5A" w:rsidRDefault="00231B44">
      <w:pPr>
        <w:spacing w:after="160" w:line="259" w:lineRule="auto"/>
        <w:jc w:val="left"/>
      </w:pPr>
      <w:r>
        <w:br w:type="page"/>
      </w:r>
    </w:p>
    <w:p w14:paraId="1D1F54BB" w14:textId="77777777" w:rsidR="00D47A5A" w:rsidRDefault="00231B44">
      <w:pPr>
        <w:pStyle w:val="Ttulo2"/>
      </w:pPr>
      <w:bookmarkStart w:id="102" w:name="_heading=h.1302m92" w:colFirst="0" w:colLast="0"/>
      <w:bookmarkEnd w:id="102"/>
      <w:r>
        <w:lastRenderedPageBreak/>
        <w:t>Anexo 10. Control de cambios</w:t>
      </w:r>
    </w:p>
    <w:p w14:paraId="1D1F54BC" w14:textId="77777777" w:rsidR="00D47A5A" w:rsidRDefault="00D47A5A">
      <w:pPr>
        <w:ind w:firstLine="708"/>
        <w:jc w:val="center"/>
      </w:pPr>
    </w:p>
    <w:p w14:paraId="1D1F54BD" w14:textId="77777777" w:rsidR="00D47A5A" w:rsidRDefault="00231B44">
      <w:pPr>
        <w:ind w:firstLine="708"/>
      </w:pPr>
      <w:r>
        <w: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14:paraId="1D1F54BE" w14:textId="77777777" w:rsidR="00D47A5A" w:rsidRDefault="00D47A5A">
      <w:pPr>
        <w:ind w:firstLine="708"/>
      </w:pPr>
    </w:p>
    <w:p w14:paraId="1D1F54BF" w14:textId="77777777" w:rsidR="00D47A5A" w:rsidRDefault="00231B44">
      <w:r>
        <w:rPr>
          <w:b/>
        </w:rPr>
        <w:t>Modo asesor:</w:t>
      </w:r>
      <w:r>
        <w:t xml:space="preserve"> el asesor corrige los errores; es visible lo que se pretende eliminar con tachado guion medio (color rojo) y la sugerencia con guion bajo (color verde):</w:t>
      </w:r>
    </w:p>
    <w:p w14:paraId="1D1F54C0" w14:textId="77777777" w:rsidR="00D47A5A" w:rsidRDefault="00231B44">
      <w:pPr>
        <w:ind w:firstLine="708"/>
        <w:jc w:val="center"/>
      </w:pPr>
      <w:r>
        <w:rPr>
          <w:noProof/>
        </w:rPr>
        <w:drawing>
          <wp:inline distT="0" distB="0" distL="0" distR="0" wp14:anchorId="1D1F5516" wp14:editId="1D1F5517">
            <wp:extent cx="4434201" cy="2002186"/>
            <wp:effectExtent l="0" t="0" r="0" b="0"/>
            <wp:docPr id="3970416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l="31229" t="8198" r="30977" b="61460"/>
                    <a:stretch>
                      <a:fillRect/>
                    </a:stretch>
                  </pic:blipFill>
                  <pic:spPr>
                    <a:xfrm>
                      <a:off x="0" y="0"/>
                      <a:ext cx="4434201" cy="2002186"/>
                    </a:xfrm>
                    <a:prstGeom prst="rect">
                      <a:avLst/>
                    </a:prstGeom>
                    <a:ln/>
                  </pic:spPr>
                </pic:pic>
              </a:graphicData>
            </a:graphic>
          </wp:inline>
        </w:drawing>
      </w:r>
    </w:p>
    <w:p w14:paraId="1D1F54C1" w14:textId="77777777" w:rsidR="00D47A5A" w:rsidRDefault="00231B44">
      <w:r>
        <w:rPr>
          <w:b/>
        </w:rPr>
        <w:t>Modo estudiante:</w:t>
      </w:r>
      <w:r>
        <w:t xml:space="preserve"> estudiante recibe archivo con sugerencias (el botón “Control de cambios” debe estar activo), clic en “Siguiente” y tiene la opción de “Aceptar” o “Rechazar” una a una las sugerencias visibles del asesor. </w:t>
      </w:r>
    </w:p>
    <w:p w14:paraId="1D1F54C2" w14:textId="77777777" w:rsidR="00D47A5A" w:rsidRDefault="00231B44">
      <w:pPr>
        <w:ind w:firstLine="708"/>
        <w:jc w:val="center"/>
      </w:pPr>
      <w:r>
        <w:rPr>
          <w:noProof/>
        </w:rPr>
        <w:drawing>
          <wp:inline distT="0" distB="0" distL="0" distR="0" wp14:anchorId="1D1F5518" wp14:editId="1D1F5519">
            <wp:extent cx="4662073" cy="1779502"/>
            <wp:effectExtent l="0" t="0" r="0" b="0"/>
            <wp:docPr id="39704165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l="31227" t="7925" r="24065" b="61736"/>
                    <a:stretch>
                      <a:fillRect/>
                    </a:stretch>
                  </pic:blipFill>
                  <pic:spPr>
                    <a:xfrm>
                      <a:off x="0" y="0"/>
                      <a:ext cx="4662073" cy="1779502"/>
                    </a:xfrm>
                    <a:prstGeom prst="rect">
                      <a:avLst/>
                    </a:prstGeom>
                    <a:ln/>
                  </pic:spPr>
                </pic:pic>
              </a:graphicData>
            </a:graphic>
          </wp:inline>
        </w:drawing>
      </w:r>
    </w:p>
    <w:p w14:paraId="1D1F54C3" w14:textId="77777777" w:rsidR="00D47A5A" w:rsidRDefault="00231B44">
      <w:pPr>
        <w:spacing w:after="160" w:line="259" w:lineRule="auto"/>
        <w:jc w:val="left"/>
      </w:pPr>
      <w:r>
        <w:br w:type="page"/>
      </w:r>
    </w:p>
    <w:p w14:paraId="1D1F54C4" w14:textId="77777777" w:rsidR="00D47A5A" w:rsidRDefault="00231B44">
      <w:pPr>
        <w:pStyle w:val="Ttulo2"/>
      </w:pPr>
      <w:bookmarkStart w:id="103" w:name="_heading=h.3mzq4wv" w:colFirst="0" w:colLast="0"/>
      <w:bookmarkEnd w:id="103"/>
      <w:r>
        <w:lastRenderedPageBreak/>
        <w:t>Anexo 11. Insertar salto de página</w:t>
      </w:r>
    </w:p>
    <w:p w14:paraId="1D1F54C5" w14:textId="77777777" w:rsidR="00D47A5A" w:rsidRDefault="00D47A5A">
      <w:pPr>
        <w:ind w:firstLine="708"/>
        <w:jc w:val="center"/>
      </w:pPr>
    </w:p>
    <w:p w14:paraId="1D1F54C6" w14:textId="77777777" w:rsidR="00D47A5A" w:rsidRDefault="00231B44">
      <w:pPr>
        <w:ind w:firstLine="708"/>
      </w:pPr>
      <w:r>
        <w:t>Existe una sencilla función llamada “Salto de página” que ahorra tiempo en la estructura del texto, cuando se requiere iniciar en una nueva página en blanco, sin necesidad de insertar “Enter” una y otra vez en cada línea: Insertar &gt; Salto de página. Su método abreviado con el teclado es: Ctrl + Enter.</w:t>
      </w:r>
    </w:p>
    <w:p w14:paraId="1D1F54C7" w14:textId="77777777" w:rsidR="00D47A5A" w:rsidRDefault="00231B44">
      <w:pPr>
        <w:ind w:firstLine="708"/>
        <w:jc w:val="center"/>
      </w:pPr>
      <w:r>
        <w:rPr>
          <w:noProof/>
        </w:rPr>
        <w:drawing>
          <wp:inline distT="0" distB="0" distL="0" distR="0" wp14:anchorId="1D1F551A" wp14:editId="1D1F551B">
            <wp:extent cx="2037579" cy="1061366"/>
            <wp:effectExtent l="0" t="0" r="0" b="0"/>
            <wp:docPr id="39704165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t="7485" r="87109" b="80576"/>
                    <a:stretch>
                      <a:fillRect/>
                    </a:stretch>
                  </pic:blipFill>
                  <pic:spPr>
                    <a:xfrm>
                      <a:off x="0" y="0"/>
                      <a:ext cx="2037579" cy="1061366"/>
                    </a:xfrm>
                    <a:prstGeom prst="rect">
                      <a:avLst/>
                    </a:prstGeom>
                    <a:ln/>
                  </pic:spPr>
                </pic:pic>
              </a:graphicData>
            </a:graphic>
          </wp:inline>
        </w:drawing>
      </w:r>
    </w:p>
    <w:p w14:paraId="1D1F54C8" w14:textId="77777777" w:rsidR="00D47A5A" w:rsidRDefault="00231B44">
      <w:pPr>
        <w:spacing w:after="160" w:line="259" w:lineRule="auto"/>
        <w:jc w:val="left"/>
      </w:pPr>
      <w:r>
        <w:br w:type="page"/>
      </w:r>
    </w:p>
    <w:p w14:paraId="1D1F54C9" w14:textId="77777777" w:rsidR="00D47A5A" w:rsidRDefault="00231B44">
      <w:pPr>
        <w:pStyle w:val="Ttulo2"/>
      </w:pPr>
      <w:bookmarkStart w:id="104" w:name="_heading=h.2250f4o" w:colFirst="0" w:colLast="0"/>
      <w:bookmarkEnd w:id="104"/>
      <w:r>
        <w:lastRenderedPageBreak/>
        <w:t>Anexo 12. Recortar y abreviar direcciones web largas</w:t>
      </w:r>
    </w:p>
    <w:p w14:paraId="1D1F54CA" w14:textId="77777777" w:rsidR="00D47A5A" w:rsidRDefault="00D47A5A">
      <w:pPr>
        <w:ind w:firstLine="708"/>
        <w:jc w:val="left"/>
      </w:pPr>
    </w:p>
    <w:p w14:paraId="1D1F54CB" w14:textId="77777777" w:rsidR="00D47A5A" w:rsidRDefault="00231B44">
      <w:pPr>
        <w:ind w:firstLine="708"/>
      </w:pPr>
      <w:r>
        <w:t>Eventualmente utilizamos páginas web, imágenes, documentos en línea, entre otros, y es necesario citarlas o mencionarlas en el texto; sin embargo, esos enlaces son supremamente largos, lo que le resta estética a la presentación del documento, ejemplo:</w:t>
      </w:r>
    </w:p>
    <w:p w14:paraId="1D1F54CC" w14:textId="77777777" w:rsidR="00D47A5A" w:rsidRDefault="00D47A5A">
      <w:pPr>
        <w:ind w:firstLine="708"/>
      </w:pPr>
    </w:p>
    <w:p w14:paraId="1D1F54CD" w14:textId="77777777" w:rsidR="00D47A5A" w:rsidRDefault="00231B44">
      <w:pPr>
        <w:jc w:val="left"/>
      </w:pPr>
      <w:r>
        <w:rPr>
          <w:b/>
        </w:rPr>
        <w:t>Largo</w:t>
      </w:r>
      <w:r>
        <w:t>: https://www.youtube.com/watch?reload=9&amp;v=tRH59E1aybE&amp;feature=youtu.be</w:t>
      </w:r>
    </w:p>
    <w:p w14:paraId="1D1F54CE" w14:textId="77777777" w:rsidR="00D47A5A" w:rsidRDefault="00231B44">
      <w:r>
        <w:rPr>
          <w:b/>
        </w:rPr>
        <w:t>Corto</w:t>
      </w:r>
      <w:r>
        <w:t>: https://bit.ly/3abhsgE</w:t>
      </w:r>
    </w:p>
    <w:p w14:paraId="1D1F54CF" w14:textId="77777777" w:rsidR="00D47A5A" w:rsidRDefault="00D47A5A">
      <w:pPr>
        <w:ind w:firstLine="708"/>
      </w:pPr>
    </w:p>
    <w:p w14:paraId="1D1F54D0" w14:textId="77777777" w:rsidR="00D47A5A" w:rsidRDefault="00231B44">
      <w:pPr>
        <w:ind w:firstLine="708"/>
      </w:pPr>
      <w:r>
        <w:t>Utiliza una herramienta en línea para hacer de este enlace mucho más corto. Existe gran variedad de ellos, recomendamos algunos.</w:t>
      </w:r>
    </w:p>
    <w:p w14:paraId="1D1F54D1" w14:textId="77777777" w:rsidR="00D47A5A" w:rsidRDefault="00D47A5A">
      <w:pPr>
        <w:ind w:firstLine="708"/>
      </w:pPr>
    </w:p>
    <w:p w14:paraId="1D1F54D2" w14:textId="77777777" w:rsidR="00D47A5A" w:rsidRDefault="00231B44">
      <w:pPr>
        <w:spacing w:line="240" w:lineRule="auto"/>
        <w:jc w:val="left"/>
      </w:pPr>
      <w:r>
        <w:t>https://cutt.ly/</w:t>
      </w:r>
      <w:r>
        <w:tab/>
      </w:r>
      <w:r>
        <w:tab/>
        <w:t>https://bitly.com/</w:t>
      </w:r>
      <w:r>
        <w:tab/>
        <w:t xml:space="preserve"> </w:t>
      </w:r>
      <w:r>
        <w:tab/>
        <w:t>https://tiny.cc/</w:t>
      </w:r>
      <w:r>
        <w:tab/>
      </w:r>
      <w:r>
        <w:tab/>
        <w:t>https://tinyurl.com/</w:t>
      </w:r>
    </w:p>
    <w:p w14:paraId="1D1F54D3" w14:textId="77777777" w:rsidR="00D47A5A" w:rsidRDefault="00D47A5A">
      <w:pPr>
        <w:jc w:val="center"/>
      </w:pPr>
    </w:p>
    <w:p w14:paraId="1D1F54D4" w14:textId="77777777" w:rsidR="00D47A5A" w:rsidRDefault="00231B44">
      <w:pPr>
        <w:jc w:val="center"/>
      </w:pPr>
      <w:r>
        <w:t>Ejemplo realizado con Bitly https://bitly.com/</w:t>
      </w:r>
    </w:p>
    <w:p w14:paraId="1D1F54D5" w14:textId="77777777" w:rsidR="00D47A5A" w:rsidRDefault="00231B44">
      <w:pPr>
        <w:pBdr>
          <w:top w:val="nil"/>
          <w:left w:val="nil"/>
          <w:bottom w:val="nil"/>
          <w:right w:val="nil"/>
          <w:between w:val="nil"/>
        </w:pBdr>
        <w:ind w:firstLine="709"/>
        <w:rPr>
          <w:color w:val="000000"/>
        </w:rPr>
      </w:pPr>
      <w:bookmarkStart w:id="105" w:name="_heading=h.haapch" w:colFirst="0" w:colLast="0"/>
      <w:bookmarkEnd w:id="105"/>
      <w:r>
        <w:rPr>
          <w:color w:val="000000"/>
        </w:rPr>
        <w:t>Copiar y pega la URL larga en la casilla Shorten your link &gt; Clic en Shorten &gt; Posteriormente aparece la nueva URL corta &gt; Clic en Copy &gt; Pégala en el lugar del texto que la necesites.</w:t>
      </w:r>
    </w:p>
    <w:sectPr w:rsidR="00D47A5A">
      <w:type w:val="continuous"/>
      <w:pgSz w:w="12240" w:h="15840"/>
      <w:pgMar w:top="1418" w:right="1418" w:bottom="1418" w:left="1418"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Author" w:date="2023-10-27T23:34:00Z" w:initials="">
    <w:p w14:paraId="1D1F551C" w14:textId="77777777" w:rsidR="00D47A5A" w:rsidRDefault="00231B44">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Apellidos de los estudiantes</w:t>
      </w:r>
    </w:p>
  </w:comment>
  <w:comment w:id="6" w:author="Author" w:date="2023-10-27T23:34:00Z" w:initials="">
    <w:p w14:paraId="1D1F551D" w14:textId="77777777" w:rsidR="00D47A5A" w:rsidRDefault="00231B44">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Apellidos e iniciales de los nombres de los estudiantes</w:t>
      </w:r>
    </w:p>
  </w:comment>
  <w:comment w:id="10" w:author="Author" w:date="2023-10-27T23:34:00Z" w:initials="">
    <w:p w14:paraId="1D1F551E" w14:textId="77777777" w:rsidR="00D47A5A" w:rsidRDefault="00231B44">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Actualizar el número de su cohorte</w:t>
      </w:r>
    </w:p>
  </w:comment>
  <w:comment w:id="14" w:author="Author" w:date="2023-10-27T23:34:00Z" w:initials="">
    <w:p w14:paraId="1D1F551F" w14:textId="77777777" w:rsidR="00D47A5A" w:rsidRDefault="00231B44">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Actualizar el encabezado del documento.</w:t>
      </w:r>
    </w:p>
  </w:comment>
  <w:comment w:id="19" w:author="Author" w:date="2023-10-27T23:34:00Z" w:initials="">
    <w:p w14:paraId="1D1F5520" w14:textId="77777777" w:rsidR="00D47A5A" w:rsidRDefault="00231B44">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Los repositorio de cada estudiante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D1F551C" w15:done="0"/>
  <w15:commentEx w15:paraId="1D1F551D" w15:done="0"/>
  <w15:commentEx w15:paraId="1D1F551E" w15:done="0"/>
  <w15:commentEx w15:paraId="1D1F551F" w15:done="0"/>
  <w15:commentEx w15:paraId="1D1F55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D1F551C" w16cid:durableId="05DD4B18"/>
  <w16cid:commentId w16cid:paraId="1D1F551D" w16cid:durableId="5BFB706C"/>
  <w16cid:commentId w16cid:paraId="1D1F551E" w16cid:durableId="328774C1"/>
  <w16cid:commentId w16cid:paraId="1D1F551F" w16cid:durableId="544CC437"/>
  <w16cid:commentId w16cid:paraId="1D1F5520" w16cid:durableId="4CF4F3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1A4B97" w14:textId="77777777" w:rsidR="00614BA7" w:rsidRDefault="00614BA7">
      <w:pPr>
        <w:spacing w:line="240" w:lineRule="auto"/>
      </w:pPr>
      <w:r>
        <w:separator/>
      </w:r>
    </w:p>
  </w:endnote>
  <w:endnote w:type="continuationSeparator" w:id="0">
    <w:p w14:paraId="1063D9BC" w14:textId="77777777" w:rsidR="00614BA7" w:rsidRDefault="00614B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9358ABB9-7329-440A-8AC7-9450029DAC23}"/>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78278871-E03D-4928-A5D0-281DF40D3F06}"/>
  </w:font>
  <w:font w:name="Segoe UI">
    <w:panose1 w:val="020B0502040204020203"/>
    <w:charset w:val="00"/>
    <w:family w:val="swiss"/>
    <w:pitch w:val="variable"/>
    <w:sig w:usb0="E4002EFF" w:usb1="C000E47F" w:usb2="00000009" w:usb3="00000000" w:csb0="000001FF" w:csb1="00000000"/>
    <w:embedRegular r:id="rId3" w:fontKey="{63229FCD-9680-427C-BEB6-CB9B9A1A1FD2}"/>
  </w:font>
  <w:font w:name="Calibri">
    <w:panose1 w:val="020F0502020204030204"/>
    <w:charset w:val="00"/>
    <w:family w:val="swiss"/>
    <w:pitch w:val="variable"/>
    <w:sig w:usb0="E4002EFF" w:usb1="C200247B" w:usb2="00000009" w:usb3="00000000" w:csb0="000001FF" w:csb1="00000000"/>
    <w:embedRegular r:id="rId4" w:fontKey="{586FA2B6-36B6-4430-96CA-4F127A83F567}"/>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570538" w14:textId="77777777" w:rsidR="00614BA7" w:rsidRDefault="00614BA7">
      <w:pPr>
        <w:spacing w:line="240" w:lineRule="auto"/>
      </w:pPr>
      <w:r>
        <w:separator/>
      </w:r>
    </w:p>
  </w:footnote>
  <w:footnote w:type="continuationSeparator" w:id="0">
    <w:p w14:paraId="4F405B12" w14:textId="77777777" w:rsidR="00614BA7" w:rsidRDefault="00614B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F5521" w14:textId="3AC0F434" w:rsidR="00D47A5A" w:rsidRDefault="00231B44">
    <w:pPr>
      <w:pBdr>
        <w:top w:val="nil"/>
        <w:left w:val="nil"/>
        <w:bottom w:val="nil"/>
        <w:right w:val="nil"/>
        <w:between w:val="nil"/>
      </w:pBdr>
      <w:tabs>
        <w:tab w:val="center" w:pos="4419"/>
        <w:tab w:val="right" w:pos="8838"/>
      </w:tabs>
      <w:spacing w:line="240" w:lineRule="auto"/>
      <w:jc w:val="left"/>
      <w:rPr>
        <w:color w:val="000000"/>
        <w:sz w:val="20"/>
        <w:szCs w:val="20"/>
      </w:rPr>
    </w:pPr>
    <w:bookmarkStart w:id="93" w:name="_heading=h.319y80a" w:colFirst="0" w:colLast="0"/>
    <w:bookmarkEnd w:id="93"/>
    <w:r>
      <w:rPr>
        <w:color w:val="000000"/>
        <w:sz w:val="20"/>
        <w:szCs w:val="20"/>
      </w:rPr>
      <w:t>ARCHIVO FOTOGRÁFICO DE LA UNIVERSIDAD DE ANTIOQUIA: VALORACIÓN HISTÓRICA...</w:t>
    </w:r>
    <w:r>
      <w:rPr>
        <w:color w:val="000000"/>
      </w:rPr>
      <w:tab/>
    </w:r>
    <w:r>
      <w:rPr>
        <w:color w:val="00000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3E1110">
      <w:rPr>
        <w:noProof/>
        <w:color w:val="000000"/>
        <w:sz w:val="20"/>
        <w:szCs w:val="20"/>
      </w:rPr>
      <w:t>1</w:t>
    </w:r>
    <w:r>
      <w:rPr>
        <w:color w:val="000000"/>
        <w:sz w:val="20"/>
        <w:szCs w:val="20"/>
      </w:rPr>
      <w:fldChar w:fldCharType="end"/>
    </w:r>
  </w:p>
  <w:p w14:paraId="1D1F5522" w14:textId="77777777" w:rsidR="00D47A5A" w:rsidRDefault="00000000">
    <w:pPr>
      <w:pBdr>
        <w:top w:val="nil"/>
        <w:left w:val="nil"/>
        <w:bottom w:val="nil"/>
        <w:right w:val="nil"/>
        <w:between w:val="nil"/>
      </w:pBdr>
      <w:tabs>
        <w:tab w:val="center" w:pos="4419"/>
        <w:tab w:val="right" w:pos="8838"/>
      </w:tabs>
      <w:spacing w:line="240" w:lineRule="auto"/>
      <w:jc w:val="left"/>
      <w:rPr>
        <w:color w:val="000000"/>
        <w:sz w:val="20"/>
        <w:szCs w:val="20"/>
      </w:rPr>
    </w:pPr>
    <w:bookmarkStart w:id="94" w:name="_heading=h.1gf8i83" w:colFirst="0" w:colLast="0"/>
    <w:bookmarkEnd w:id="94"/>
    <w:r>
      <w:pict w14:anchorId="1D1F5524">
        <v:rect id="_x0000_i1025" style="width:0;height:1.5pt" o:hralign="center" o:hrstd="t" o:hr="t" fillcolor="#a0a0a0" stroked="f"/>
      </w:pict>
    </w:r>
  </w:p>
  <w:p w14:paraId="1D1F5523" w14:textId="77777777" w:rsidR="00D47A5A" w:rsidRDefault="00D47A5A">
    <w:pPr>
      <w:tabs>
        <w:tab w:val="left" w:pos="643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2302C"/>
    <w:multiLevelType w:val="multilevel"/>
    <w:tmpl w:val="7E46DC98"/>
    <w:lvl w:ilvl="0">
      <w:start w:val="1"/>
      <w:numFmt w:val="decimal"/>
      <w:lvlText w:val="%1."/>
      <w:lvlJc w:val="left"/>
      <w:pPr>
        <w:ind w:left="360" w:hanging="360"/>
      </w:pPr>
    </w:lvl>
    <w:lvl w:ilvl="1">
      <w:start w:val="1"/>
      <w:numFmt w:val="decimal"/>
      <w:lvlText w:val="%1.%2."/>
      <w:lvlJc w:val="left"/>
      <w:pPr>
        <w:ind w:left="360" w:hanging="360"/>
      </w:pPr>
      <w:rPr>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4416A22"/>
    <w:multiLevelType w:val="multilevel"/>
    <w:tmpl w:val="E140D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975130"/>
    <w:multiLevelType w:val="multilevel"/>
    <w:tmpl w:val="B7EAF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9576C3"/>
    <w:multiLevelType w:val="multilevel"/>
    <w:tmpl w:val="CC94F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143D12"/>
    <w:multiLevelType w:val="multilevel"/>
    <w:tmpl w:val="12EC5B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3100926"/>
    <w:multiLevelType w:val="multilevel"/>
    <w:tmpl w:val="4508C5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8727DA8"/>
    <w:multiLevelType w:val="multilevel"/>
    <w:tmpl w:val="F1724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916855"/>
    <w:multiLevelType w:val="multilevel"/>
    <w:tmpl w:val="CA328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B62252"/>
    <w:multiLevelType w:val="multilevel"/>
    <w:tmpl w:val="A240E8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055265B"/>
    <w:multiLevelType w:val="multilevel"/>
    <w:tmpl w:val="31B0B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776C5C"/>
    <w:multiLevelType w:val="multilevel"/>
    <w:tmpl w:val="9CDAF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7F07D7"/>
    <w:multiLevelType w:val="multilevel"/>
    <w:tmpl w:val="CF70B4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47C3D80"/>
    <w:multiLevelType w:val="multilevel"/>
    <w:tmpl w:val="3F120B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AA46B67"/>
    <w:multiLevelType w:val="multilevel"/>
    <w:tmpl w:val="1F60F4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ECE24E6"/>
    <w:multiLevelType w:val="multilevel"/>
    <w:tmpl w:val="8C064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9406D8C"/>
    <w:multiLevelType w:val="multilevel"/>
    <w:tmpl w:val="E07A5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BA0991"/>
    <w:multiLevelType w:val="multilevel"/>
    <w:tmpl w:val="81760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8424150">
    <w:abstractNumId w:val="10"/>
  </w:num>
  <w:num w:numId="2" w16cid:durableId="1021319938">
    <w:abstractNumId w:val="2"/>
  </w:num>
  <w:num w:numId="3" w16cid:durableId="1049455321">
    <w:abstractNumId w:val="16"/>
  </w:num>
  <w:num w:numId="4" w16cid:durableId="1429883031">
    <w:abstractNumId w:val="9"/>
  </w:num>
  <w:num w:numId="5" w16cid:durableId="568728820">
    <w:abstractNumId w:val="15"/>
  </w:num>
  <w:num w:numId="6" w16cid:durableId="1829054375">
    <w:abstractNumId w:val="3"/>
  </w:num>
  <w:num w:numId="7" w16cid:durableId="1347176723">
    <w:abstractNumId w:val="14"/>
  </w:num>
  <w:num w:numId="8" w16cid:durableId="1286694992">
    <w:abstractNumId w:val="13"/>
  </w:num>
  <w:num w:numId="9" w16cid:durableId="707023050">
    <w:abstractNumId w:val="4"/>
  </w:num>
  <w:num w:numId="10" w16cid:durableId="1583638167">
    <w:abstractNumId w:val="12"/>
  </w:num>
  <w:num w:numId="11" w16cid:durableId="601230540">
    <w:abstractNumId w:val="8"/>
  </w:num>
  <w:num w:numId="12" w16cid:durableId="1089155290">
    <w:abstractNumId w:val="11"/>
  </w:num>
  <w:num w:numId="13" w16cid:durableId="1672677205">
    <w:abstractNumId w:val="0"/>
  </w:num>
  <w:num w:numId="14" w16cid:durableId="794447648">
    <w:abstractNumId w:val="5"/>
  </w:num>
  <w:num w:numId="15" w16cid:durableId="1853564396">
    <w:abstractNumId w:val="6"/>
  </w:num>
  <w:num w:numId="16" w16cid:durableId="1206021452">
    <w:abstractNumId w:val="1"/>
  </w:num>
  <w:num w:numId="17" w16cid:durableId="19583665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7A5A"/>
    <w:rsid w:val="00003999"/>
    <w:rsid w:val="000240E7"/>
    <w:rsid w:val="000307E8"/>
    <w:rsid w:val="00033CB5"/>
    <w:rsid w:val="00043380"/>
    <w:rsid w:val="0006137C"/>
    <w:rsid w:val="00063B73"/>
    <w:rsid w:val="00094000"/>
    <w:rsid w:val="000A6CBE"/>
    <w:rsid w:val="000B78B5"/>
    <w:rsid w:val="000D1934"/>
    <w:rsid w:val="000D2159"/>
    <w:rsid w:val="000D5A37"/>
    <w:rsid w:val="000D79AA"/>
    <w:rsid w:val="000F53DB"/>
    <w:rsid w:val="00100DBE"/>
    <w:rsid w:val="00116E38"/>
    <w:rsid w:val="001541D1"/>
    <w:rsid w:val="00157132"/>
    <w:rsid w:val="00171A03"/>
    <w:rsid w:val="001754D6"/>
    <w:rsid w:val="00197E15"/>
    <w:rsid w:val="001A43D4"/>
    <w:rsid w:val="001C1CBF"/>
    <w:rsid w:val="001F7F44"/>
    <w:rsid w:val="00210623"/>
    <w:rsid w:val="00231B44"/>
    <w:rsid w:val="00250DBF"/>
    <w:rsid w:val="00277B75"/>
    <w:rsid w:val="00304CD1"/>
    <w:rsid w:val="003114A4"/>
    <w:rsid w:val="00370359"/>
    <w:rsid w:val="00380716"/>
    <w:rsid w:val="003B0C99"/>
    <w:rsid w:val="003E1110"/>
    <w:rsid w:val="0045171C"/>
    <w:rsid w:val="00456F42"/>
    <w:rsid w:val="004B209F"/>
    <w:rsid w:val="004D436D"/>
    <w:rsid w:val="004D57DC"/>
    <w:rsid w:val="00503936"/>
    <w:rsid w:val="005044B8"/>
    <w:rsid w:val="00514A0A"/>
    <w:rsid w:val="00555C02"/>
    <w:rsid w:val="005636DF"/>
    <w:rsid w:val="00574666"/>
    <w:rsid w:val="005853C5"/>
    <w:rsid w:val="0059322B"/>
    <w:rsid w:val="00614BA7"/>
    <w:rsid w:val="006700A3"/>
    <w:rsid w:val="0067585E"/>
    <w:rsid w:val="00685982"/>
    <w:rsid w:val="006A1CD7"/>
    <w:rsid w:val="006B5334"/>
    <w:rsid w:val="006C127D"/>
    <w:rsid w:val="006C266B"/>
    <w:rsid w:val="006D7AEC"/>
    <w:rsid w:val="006E1484"/>
    <w:rsid w:val="006F675B"/>
    <w:rsid w:val="00710D70"/>
    <w:rsid w:val="0076195F"/>
    <w:rsid w:val="00776B52"/>
    <w:rsid w:val="007A048D"/>
    <w:rsid w:val="007C4B06"/>
    <w:rsid w:val="007C6F26"/>
    <w:rsid w:val="007C7168"/>
    <w:rsid w:val="007E1596"/>
    <w:rsid w:val="007E6BA5"/>
    <w:rsid w:val="007F62F1"/>
    <w:rsid w:val="00801437"/>
    <w:rsid w:val="008016C0"/>
    <w:rsid w:val="00832E0B"/>
    <w:rsid w:val="00836FC8"/>
    <w:rsid w:val="00837842"/>
    <w:rsid w:val="008464D9"/>
    <w:rsid w:val="008513E4"/>
    <w:rsid w:val="008746C3"/>
    <w:rsid w:val="008B4B2F"/>
    <w:rsid w:val="008C3670"/>
    <w:rsid w:val="00901BA8"/>
    <w:rsid w:val="009213CF"/>
    <w:rsid w:val="009352F7"/>
    <w:rsid w:val="00935AA7"/>
    <w:rsid w:val="0095409B"/>
    <w:rsid w:val="00995E98"/>
    <w:rsid w:val="009A0CE7"/>
    <w:rsid w:val="009C4443"/>
    <w:rsid w:val="009C58F4"/>
    <w:rsid w:val="00A32F00"/>
    <w:rsid w:val="00A41B41"/>
    <w:rsid w:val="00A44925"/>
    <w:rsid w:val="00A44AF0"/>
    <w:rsid w:val="00A51EDB"/>
    <w:rsid w:val="00A621D9"/>
    <w:rsid w:val="00A70D9D"/>
    <w:rsid w:val="00A71AB1"/>
    <w:rsid w:val="00AA437D"/>
    <w:rsid w:val="00AB29BC"/>
    <w:rsid w:val="00AB2B07"/>
    <w:rsid w:val="00AC4D44"/>
    <w:rsid w:val="00AE4B71"/>
    <w:rsid w:val="00AF14AF"/>
    <w:rsid w:val="00AF19DE"/>
    <w:rsid w:val="00AF6DD2"/>
    <w:rsid w:val="00B01814"/>
    <w:rsid w:val="00B23A12"/>
    <w:rsid w:val="00B437D9"/>
    <w:rsid w:val="00B50A07"/>
    <w:rsid w:val="00B54017"/>
    <w:rsid w:val="00BC0628"/>
    <w:rsid w:val="00BD0D6D"/>
    <w:rsid w:val="00C06B02"/>
    <w:rsid w:val="00C553E2"/>
    <w:rsid w:val="00C56824"/>
    <w:rsid w:val="00C82C5C"/>
    <w:rsid w:val="00CA008D"/>
    <w:rsid w:val="00CE2094"/>
    <w:rsid w:val="00D0157B"/>
    <w:rsid w:val="00D02E6F"/>
    <w:rsid w:val="00D06005"/>
    <w:rsid w:val="00D47A5A"/>
    <w:rsid w:val="00D733EC"/>
    <w:rsid w:val="00D77951"/>
    <w:rsid w:val="00D97EAE"/>
    <w:rsid w:val="00DB271E"/>
    <w:rsid w:val="00DD6DC7"/>
    <w:rsid w:val="00E01DFE"/>
    <w:rsid w:val="00E378E6"/>
    <w:rsid w:val="00E96262"/>
    <w:rsid w:val="00E97E11"/>
    <w:rsid w:val="00EA00E0"/>
    <w:rsid w:val="00EB477C"/>
    <w:rsid w:val="00EC0354"/>
    <w:rsid w:val="00EC3E81"/>
    <w:rsid w:val="00ED73D0"/>
    <w:rsid w:val="00F1295A"/>
    <w:rsid w:val="00F1592F"/>
    <w:rsid w:val="00F21325"/>
    <w:rsid w:val="00F405F7"/>
    <w:rsid w:val="00F424DF"/>
    <w:rsid w:val="00F45403"/>
    <w:rsid w:val="00F558C2"/>
    <w:rsid w:val="00F67799"/>
    <w:rsid w:val="00F8125F"/>
    <w:rsid w:val="00F94A69"/>
    <w:rsid w:val="00FB1F8B"/>
    <w:rsid w:val="00FD61F3"/>
    <w:rsid w:val="00FE558C"/>
    <w:rsid w:val="00FF60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1F511E"/>
  <w15:docId w15:val="{9102FB75-6BFA-4FA7-B352-445D3A264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CO" w:eastAsia="es-CO"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75A"/>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semiHidden/>
    <w:unhideWhenUsed/>
    <w:qFormat/>
    <w:rsid w:val="000559D7"/>
    <w:pPr>
      <w:keepNext/>
      <w:keepLines/>
      <w:jc w:val="left"/>
      <w:outlineLvl w:val="2"/>
    </w:pPr>
    <w:rPr>
      <w:rFonts w:eastAsiaTheme="majorEastAsia" w:cstheme="majorBidi"/>
      <w:b/>
      <w:i/>
    </w:rPr>
  </w:style>
  <w:style w:type="paragraph" w:styleId="Ttulo4">
    <w:name w:val="heading 4"/>
    <w:aliases w:val="Nivel 4 APA"/>
    <w:basedOn w:val="Normal"/>
    <w:next w:val="Normal"/>
    <w:link w:val="Ttulo4Car"/>
    <w:uiPriority w:val="9"/>
    <w:semiHidden/>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semiHidden/>
    <w:unhideWhenUsed/>
    <w:qFormat/>
    <w:rsid w:val="008203A8"/>
    <w:pPr>
      <w:keepNext/>
      <w:keepLines/>
      <w:ind w:left="709"/>
      <w:jc w:val="left"/>
      <w:outlineLvl w:val="4"/>
    </w:pPr>
    <w:rPr>
      <w:rFonts w:eastAsiaTheme="majorEastAsia" w:cstheme="majorBidi"/>
      <w:b/>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style>
  <w:style w:type="paragraph" w:styleId="TD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pPr>
      <w:spacing w:after="160"/>
    </w:pP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style>
  <w:style w:type="paragraph" w:styleId="Revisin">
    <w:name w:val="Revision"/>
    <w:hidden/>
    <w:uiPriority w:val="99"/>
    <w:semiHidden/>
    <w:rsid w:val="009F47A3"/>
    <w:pPr>
      <w:spacing w:line="240" w:lineRule="auto"/>
    </w:pPr>
  </w:style>
  <w:style w:type="table" w:customStyle="1" w:styleId="a">
    <w:basedOn w:val="Tablanormal"/>
    <w:pPr>
      <w:spacing w:line="240" w:lineRule="auto"/>
    </w:pPr>
    <w:rPr>
      <w:sz w:val="20"/>
      <w:szCs w:val="20"/>
    </w:rPr>
    <w:tblPr>
      <w:tblStyleRowBandSize w:val="1"/>
      <w:tblStyleColBandSize w:val="1"/>
    </w:tblPr>
  </w:style>
  <w:style w:type="table" w:customStyle="1" w:styleId="a0">
    <w:basedOn w:val="Tablanormal"/>
    <w:pPr>
      <w:spacing w:line="240" w:lineRule="auto"/>
    </w:pPr>
    <w:rPr>
      <w:sz w:val="20"/>
      <w:szCs w:val="20"/>
    </w:rPr>
    <w:tblPr>
      <w:tblStyleRowBandSize w:val="1"/>
      <w:tblStyleColBandSize w:val="1"/>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70" w:type="dxa"/>
        <w:right w:w="70" w:type="dxa"/>
      </w:tblCellMar>
    </w:tblPr>
  </w:style>
  <w:style w:type="table" w:customStyle="1" w:styleId="a3">
    <w:basedOn w:val="Tablanormal"/>
    <w:pPr>
      <w:spacing w:line="240" w:lineRule="auto"/>
    </w:pPr>
    <w:rPr>
      <w:sz w:val="20"/>
      <w:szCs w:val="20"/>
    </w:rPr>
    <w:tblPr>
      <w:tblStyleRowBandSize w:val="1"/>
      <w:tblStyleColBandSize w:val="1"/>
    </w:tblPr>
  </w:style>
  <w:style w:type="table" w:customStyle="1" w:styleId="a4">
    <w:basedOn w:val="Tablanormal"/>
    <w:pPr>
      <w:spacing w:line="240" w:lineRule="auto"/>
    </w:pPr>
    <w:rPr>
      <w:sz w:val="20"/>
      <w:szCs w:val="20"/>
    </w:rPr>
    <w:tblPr>
      <w:tblStyleRowBandSize w:val="1"/>
      <w:tblStyleColBandSize w:val="1"/>
    </w:tblPr>
  </w:style>
  <w:style w:type="table" w:customStyle="1" w:styleId="a5">
    <w:basedOn w:val="Tablanormal"/>
    <w:pPr>
      <w:spacing w:line="240" w:lineRule="auto"/>
    </w:pPr>
    <w:rPr>
      <w:sz w:val="20"/>
      <w:szCs w:val="20"/>
    </w:rPr>
    <w:tblPr>
      <w:tblStyleRowBandSize w:val="1"/>
      <w:tblStyleColBandSize w:val="1"/>
    </w:tblPr>
  </w:style>
  <w:style w:type="table" w:customStyle="1" w:styleId="a6">
    <w:basedOn w:val="Tablanormal"/>
    <w:pPr>
      <w:spacing w:line="240" w:lineRule="auto"/>
    </w:pPr>
    <w:rPr>
      <w:sz w:val="20"/>
      <w:szCs w:val="20"/>
    </w:rPr>
    <w:tblPr>
      <w:tblStyleRowBandSize w:val="1"/>
      <w:tblStyleColBandSize w:val="1"/>
    </w:tblPr>
  </w:style>
  <w:style w:type="table" w:customStyle="1" w:styleId="a7">
    <w:basedOn w:val="Tablanormal"/>
    <w:pPr>
      <w:spacing w:line="240" w:lineRule="auto"/>
    </w:pPr>
    <w:rPr>
      <w:sz w:val="20"/>
      <w:szCs w:val="20"/>
    </w:rPr>
    <w:tblPr>
      <w:tblStyleRowBandSize w:val="1"/>
      <w:tblStyleColBandSize w:val="1"/>
    </w:tblPr>
  </w:style>
  <w:style w:type="table" w:customStyle="1" w:styleId="a8">
    <w:basedOn w:val="Tablanormal"/>
    <w:pPr>
      <w:spacing w:line="240" w:lineRule="auto"/>
    </w:pPr>
    <w:rPr>
      <w:sz w:val="20"/>
      <w:szCs w:val="20"/>
    </w:rPr>
    <w:tblPr>
      <w:tblStyleRowBandSize w:val="1"/>
      <w:tblStyleColBandSize w:val="1"/>
    </w:tblPr>
  </w:style>
  <w:style w:type="table" w:customStyle="1" w:styleId="a9">
    <w:basedOn w:val="Tablanormal"/>
    <w:pPr>
      <w:spacing w:line="240" w:lineRule="auto"/>
    </w:pPr>
    <w:rPr>
      <w:sz w:val="20"/>
      <w:szCs w:val="20"/>
    </w:rPr>
    <w:tblPr>
      <w:tblStyleRowBandSize w:val="1"/>
      <w:tblStyleColBandSize w:val="1"/>
    </w:tblPr>
  </w:style>
  <w:style w:type="table" w:customStyle="1" w:styleId="aa">
    <w:basedOn w:val="Tablanormal"/>
    <w:pPr>
      <w:spacing w:line="240" w:lineRule="auto"/>
    </w:pPr>
    <w:rPr>
      <w:sz w:val="20"/>
      <w:szCs w:val="20"/>
    </w:rPr>
    <w:tblPr>
      <w:tblStyleRowBandSize w:val="1"/>
      <w:tblStyleColBandSize w:val="1"/>
    </w:tblPr>
  </w:style>
  <w:style w:type="table" w:customStyle="1" w:styleId="ab">
    <w:basedOn w:val="Tablanormal"/>
    <w:pPr>
      <w:spacing w:line="240" w:lineRule="auto"/>
    </w:pPr>
    <w:rPr>
      <w:sz w:val="20"/>
      <w:szCs w:val="20"/>
    </w:rPr>
    <w:tblPr>
      <w:tblStyleRowBandSize w:val="1"/>
      <w:tblStyleColBandSize w:val="1"/>
    </w:tblPr>
  </w:style>
  <w:style w:type="table" w:customStyle="1" w:styleId="ac">
    <w:basedOn w:val="Tablanormal"/>
    <w:pPr>
      <w:spacing w:line="240" w:lineRule="auto"/>
    </w:pPr>
    <w:rPr>
      <w:sz w:val="20"/>
      <w:szCs w:val="20"/>
    </w:rPr>
    <w:tblPr>
      <w:tblStyleRowBandSize w:val="1"/>
      <w:tblStyleColBandSize w:val="1"/>
    </w:tblPr>
  </w:style>
  <w:style w:type="table" w:customStyle="1" w:styleId="ad">
    <w:basedOn w:val="Tablanormal"/>
    <w:tblPr>
      <w:tblStyleRowBandSize w:val="1"/>
      <w:tblStyleColBandSize w:val="1"/>
      <w:tblCellMar>
        <w:top w:w="100" w:type="dxa"/>
        <w:left w:w="100" w:type="dxa"/>
        <w:bottom w:w="100" w:type="dxa"/>
        <w:right w:w="100" w:type="dxa"/>
      </w:tblCellMar>
    </w:tblPr>
  </w:style>
  <w:style w:type="table" w:customStyle="1" w:styleId="ae">
    <w:basedOn w:val="Tablanormal"/>
    <w:pPr>
      <w:spacing w:line="240" w:lineRule="auto"/>
    </w:pPr>
    <w:rPr>
      <w:sz w:val="20"/>
      <w:szCs w:val="20"/>
    </w:rPr>
    <w:tblPr>
      <w:tblStyleRowBandSize w:val="1"/>
      <w:tblStyleColBandSize w:val="1"/>
    </w:tblPr>
  </w:style>
  <w:style w:type="table" w:customStyle="1" w:styleId="af">
    <w:basedOn w:val="Tablanormal"/>
    <w:pPr>
      <w:spacing w:line="240" w:lineRule="auto"/>
    </w:pPr>
    <w:rPr>
      <w:sz w:val="20"/>
      <w:szCs w:val="20"/>
    </w:rPr>
    <w:tblPr>
      <w:tblStyleRowBandSize w:val="1"/>
      <w:tblStyleColBandSize w:val="1"/>
    </w:tblPr>
  </w:style>
  <w:style w:type="table" w:customStyle="1" w:styleId="af0">
    <w:basedOn w:val="Tablanormal"/>
    <w:pPr>
      <w:spacing w:line="240" w:lineRule="auto"/>
    </w:pPr>
    <w:rPr>
      <w:sz w:val="20"/>
      <w:szCs w:val="20"/>
    </w:rPr>
    <w:tblPr>
      <w:tblStyleRowBandSize w:val="1"/>
      <w:tblStyleColBandSize w:val="1"/>
    </w:tblPr>
  </w:style>
  <w:style w:type="table" w:customStyle="1" w:styleId="af1">
    <w:basedOn w:val="Tablanormal"/>
    <w:pPr>
      <w:spacing w:line="240" w:lineRule="auto"/>
    </w:pPr>
    <w:rPr>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31472">
      <w:bodyDiv w:val="1"/>
      <w:marLeft w:val="0"/>
      <w:marRight w:val="0"/>
      <w:marTop w:val="0"/>
      <w:marBottom w:val="0"/>
      <w:divBdr>
        <w:top w:val="none" w:sz="0" w:space="0" w:color="auto"/>
        <w:left w:val="none" w:sz="0" w:space="0" w:color="auto"/>
        <w:bottom w:val="none" w:sz="0" w:space="0" w:color="auto"/>
        <w:right w:val="none" w:sz="0" w:space="0" w:color="auto"/>
      </w:divBdr>
    </w:div>
    <w:div w:id="132715771">
      <w:bodyDiv w:val="1"/>
      <w:marLeft w:val="0"/>
      <w:marRight w:val="0"/>
      <w:marTop w:val="0"/>
      <w:marBottom w:val="0"/>
      <w:divBdr>
        <w:top w:val="none" w:sz="0" w:space="0" w:color="auto"/>
        <w:left w:val="none" w:sz="0" w:space="0" w:color="auto"/>
        <w:bottom w:val="none" w:sz="0" w:space="0" w:color="auto"/>
        <w:right w:val="none" w:sz="0" w:space="0" w:color="auto"/>
      </w:divBdr>
      <w:divsChild>
        <w:div w:id="1503472316">
          <w:marLeft w:val="480"/>
          <w:marRight w:val="0"/>
          <w:marTop w:val="0"/>
          <w:marBottom w:val="0"/>
          <w:divBdr>
            <w:top w:val="none" w:sz="0" w:space="0" w:color="auto"/>
            <w:left w:val="none" w:sz="0" w:space="0" w:color="auto"/>
            <w:bottom w:val="none" w:sz="0" w:space="0" w:color="auto"/>
            <w:right w:val="none" w:sz="0" w:space="0" w:color="auto"/>
          </w:divBdr>
        </w:div>
        <w:div w:id="921795923">
          <w:marLeft w:val="480"/>
          <w:marRight w:val="0"/>
          <w:marTop w:val="0"/>
          <w:marBottom w:val="0"/>
          <w:divBdr>
            <w:top w:val="none" w:sz="0" w:space="0" w:color="auto"/>
            <w:left w:val="none" w:sz="0" w:space="0" w:color="auto"/>
            <w:bottom w:val="none" w:sz="0" w:space="0" w:color="auto"/>
            <w:right w:val="none" w:sz="0" w:space="0" w:color="auto"/>
          </w:divBdr>
        </w:div>
        <w:div w:id="2037195613">
          <w:marLeft w:val="480"/>
          <w:marRight w:val="0"/>
          <w:marTop w:val="0"/>
          <w:marBottom w:val="0"/>
          <w:divBdr>
            <w:top w:val="none" w:sz="0" w:space="0" w:color="auto"/>
            <w:left w:val="none" w:sz="0" w:space="0" w:color="auto"/>
            <w:bottom w:val="none" w:sz="0" w:space="0" w:color="auto"/>
            <w:right w:val="none" w:sz="0" w:space="0" w:color="auto"/>
          </w:divBdr>
        </w:div>
        <w:div w:id="1295408504">
          <w:marLeft w:val="480"/>
          <w:marRight w:val="0"/>
          <w:marTop w:val="0"/>
          <w:marBottom w:val="0"/>
          <w:divBdr>
            <w:top w:val="none" w:sz="0" w:space="0" w:color="auto"/>
            <w:left w:val="none" w:sz="0" w:space="0" w:color="auto"/>
            <w:bottom w:val="none" w:sz="0" w:space="0" w:color="auto"/>
            <w:right w:val="none" w:sz="0" w:space="0" w:color="auto"/>
          </w:divBdr>
        </w:div>
        <w:div w:id="1780375156">
          <w:marLeft w:val="480"/>
          <w:marRight w:val="0"/>
          <w:marTop w:val="0"/>
          <w:marBottom w:val="0"/>
          <w:divBdr>
            <w:top w:val="none" w:sz="0" w:space="0" w:color="auto"/>
            <w:left w:val="none" w:sz="0" w:space="0" w:color="auto"/>
            <w:bottom w:val="none" w:sz="0" w:space="0" w:color="auto"/>
            <w:right w:val="none" w:sz="0" w:space="0" w:color="auto"/>
          </w:divBdr>
        </w:div>
        <w:div w:id="407390802">
          <w:marLeft w:val="480"/>
          <w:marRight w:val="0"/>
          <w:marTop w:val="0"/>
          <w:marBottom w:val="0"/>
          <w:divBdr>
            <w:top w:val="none" w:sz="0" w:space="0" w:color="auto"/>
            <w:left w:val="none" w:sz="0" w:space="0" w:color="auto"/>
            <w:bottom w:val="none" w:sz="0" w:space="0" w:color="auto"/>
            <w:right w:val="none" w:sz="0" w:space="0" w:color="auto"/>
          </w:divBdr>
        </w:div>
        <w:div w:id="741030877">
          <w:marLeft w:val="480"/>
          <w:marRight w:val="0"/>
          <w:marTop w:val="0"/>
          <w:marBottom w:val="0"/>
          <w:divBdr>
            <w:top w:val="none" w:sz="0" w:space="0" w:color="auto"/>
            <w:left w:val="none" w:sz="0" w:space="0" w:color="auto"/>
            <w:bottom w:val="none" w:sz="0" w:space="0" w:color="auto"/>
            <w:right w:val="none" w:sz="0" w:space="0" w:color="auto"/>
          </w:divBdr>
        </w:div>
        <w:div w:id="1162618088">
          <w:marLeft w:val="480"/>
          <w:marRight w:val="0"/>
          <w:marTop w:val="0"/>
          <w:marBottom w:val="0"/>
          <w:divBdr>
            <w:top w:val="none" w:sz="0" w:space="0" w:color="auto"/>
            <w:left w:val="none" w:sz="0" w:space="0" w:color="auto"/>
            <w:bottom w:val="none" w:sz="0" w:space="0" w:color="auto"/>
            <w:right w:val="none" w:sz="0" w:space="0" w:color="auto"/>
          </w:divBdr>
        </w:div>
        <w:div w:id="1835295289">
          <w:marLeft w:val="480"/>
          <w:marRight w:val="0"/>
          <w:marTop w:val="0"/>
          <w:marBottom w:val="0"/>
          <w:divBdr>
            <w:top w:val="none" w:sz="0" w:space="0" w:color="auto"/>
            <w:left w:val="none" w:sz="0" w:space="0" w:color="auto"/>
            <w:bottom w:val="none" w:sz="0" w:space="0" w:color="auto"/>
            <w:right w:val="none" w:sz="0" w:space="0" w:color="auto"/>
          </w:divBdr>
        </w:div>
        <w:div w:id="1795639063">
          <w:marLeft w:val="480"/>
          <w:marRight w:val="0"/>
          <w:marTop w:val="0"/>
          <w:marBottom w:val="0"/>
          <w:divBdr>
            <w:top w:val="none" w:sz="0" w:space="0" w:color="auto"/>
            <w:left w:val="none" w:sz="0" w:space="0" w:color="auto"/>
            <w:bottom w:val="none" w:sz="0" w:space="0" w:color="auto"/>
            <w:right w:val="none" w:sz="0" w:space="0" w:color="auto"/>
          </w:divBdr>
        </w:div>
      </w:divsChild>
    </w:div>
    <w:div w:id="144976969">
      <w:bodyDiv w:val="1"/>
      <w:marLeft w:val="0"/>
      <w:marRight w:val="0"/>
      <w:marTop w:val="0"/>
      <w:marBottom w:val="0"/>
      <w:divBdr>
        <w:top w:val="none" w:sz="0" w:space="0" w:color="auto"/>
        <w:left w:val="none" w:sz="0" w:space="0" w:color="auto"/>
        <w:bottom w:val="none" w:sz="0" w:space="0" w:color="auto"/>
        <w:right w:val="none" w:sz="0" w:space="0" w:color="auto"/>
      </w:divBdr>
    </w:div>
    <w:div w:id="252007451">
      <w:bodyDiv w:val="1"/>
      <w:marLeft w:val="0"/>
      <w:marRight w:val="0"/>
      <w:marTop w:val="0"/>
      <w:marBottom w:val="0"/>
      <w:divBdr>
        <w:top w:val="none" w:sz="0" w:space="0" w:color="auto"/>
        <w:left w:val="none" w:sz="0" w:space="0" w:color="auto"/>
        <w:bottom w:val="none" w:sz="0" w:space="0" w:color="auto"/>
        <w:right w:val="none" w:sz="0" w:space="0" w:color="auto"/>
      </w:divBdr>
      <w:divsChild>
        <w:div w:id="1050030223">
          <w:marLeft w:val="480"/>
          <w:marRight w:val="0"/>
          <w:marTop w:val="0"/>
          <w:marBottom w:val="0"/>
          <w:divBdr>
            <w:top w:val="none" w:sz="0" w:space="0" w:color="auto"/>
            <w:left w:val="none" w:sz="0" w:space="0" w:color="auto"/>
            <w:bottom w:val="none" w:sz="0" w:space="0" w:color="auto"/>
            <w:right w:val="none" w:sz="0" w:space="0" w:color="auto"/>
          </w:divBdr>
        </w:div>
        <w:div w:id="1437796262">
          <w:marLeft w:val="480"/>
          <w:marRight w:val="0"/>
          <w:marTop w:val="0"/>
          <w:marBottom w:val="0"/>
          <w:divBdr>
            <w:top w:val="none" w:sz="0" w:space="0" w:color="auto"/>
            <w:left w:val="none" w:sz="0" w:space="0" w:color="auto"/>
            <w:bottom w:val="none" w:sz="0" w:space="0" w:color="auto"/>
            <w:right w:val="none" w:sz="0" w:space="0" w:color="auto"/>
          </w:divBdr>
        </w:div>
        <w:div w:id="1883707753">
          <w:marLeft w:val="480"/>
          <w:marRight w:val="0"/>
          <w:marTop w:val="0"/>
          <w:marBottom w:val="0"/>
          <w:divBdr>
            <w:top w:val="none" w:sz="0" w:space="0" w:color="auto"/>
            <w:left w:val="none" w:sz="0" w:space="0" w:color="auto"/>
            <w:bottom w:val="none" w:sz="0" w:space="0" w:color="auto"/>
            <w:right w:val="none" w:sz="0" w:space="0" w:color="auto"/>
          </w:divBdr>
        </w:div>
        <w:div w:id="1713845000">
          <w:marLeft w:val="480"/>
          <w:marRight w:val="0"/>
          <w:marTop w:val="0"/>
          <w:marBottom w:val="0"/>
          <w:divBdr>
            <w:top w:val="none" w:sz="0" w:space="0" w:color="auto"/>
            <w:left w:val="none" w:sz="0" w:space="0" w:color="auto"/>
            <w:bottom w:val="none" w:sz="0" w:space="0" w:color="auto"/>
            <w:right w:val="none" w:sz="0" w:space="0" w:color="auto"/>
          </w:divBdr>
        </w:div>
        <w:div w:id="857158262">
          <w:marLeft w:val="480"/>
          <w:marRight w:val="0"/>
          <w:marTop w:val="0"/>
          <w:marBottom w:val="0"/>
          <w:divBdr>
            <w:top w:val="none" w:sz="0" w:space="0" w:color="auto"/>
            <w:left w:val="none" w:sz="0" w:space="0" w:color="auto"/>
            <w:bottom w:val="none" w:sz="0" w:space="0" w:color="auto"/>
            <w:right w:val="none" w:sz="0" w:space="0" w:color="auto"/>
          </w:divBdr>
        </w:div>
        <w:div w:id="868839117">
          <w:marLeft w:val="480"/>
          <w:marRight w:val="0"/>
          <w:marTop w:val="0"/>
          <w:marBottom w:val="0"/>
          <w:divBdr>
            <w:top w:val="none" w:sz="0" w:space="0" w:color="auto"/>
            <w:left w:val="none" w:sz="0" w:space="0" w:color="auto"/>
            <w:bottom w:val="none" w:sz="0" w:space="0" w:color="auto"/>
            <w:right w:val="none" w:sz="0" w:space="0" w:color="auto"/>
          </w:divBdr>
        </w:div>
        <w:div w:id="816798979">
          <w:marLeft w:val="480"/>
          <w:marRight w:val="0"/>
          <w:marTop w:val="0"/>
          <w:marBottom w:val="0"/>
          <w:divBdr>
            <w:top w:val="none" w:sz="0" w:space="0" w:color="auto"/>
            <w:left w:val="none" w:sz="0" w:space="0" w:color="auto"/>
            <w:bottom w:val="none" w:sz="0" w:space="0" w:color="auto"/>
            <w:right w:val="none" w:sz="0" w:space="0" w:color="auto"/>
          </w:divBdr>
        </w:div>
        <w:div w:id="2000841987">
          <w:marLeft w:val="480"/>
          <w:marRight w:val="0"/>
          <w:marTop w:val="0"/>
          <w:marBottom w:val="0"/>
          <w:divBdr>
            <w:top w:val="none" w:sz="0" w:space="0" w:color="auto"/>
            <w:left w:val="none" w:sz="0" w:space="0" w:color="auto"/>
            <w:bottom w:val="none" w:sz="0" w:space="0" w:color="auto"/>
            <w:right w:val="none" w:sz="0" w:space="0" w:color="auto"/>
          </w:divBdr>
        </w:div>
        <w:div w:id="1871917248">
          <w:marLeft w:val="480"/>
          <w:marRight w:val="0"/>
          <w:marTop w:val="0"/>
          <w:marBottom w:val="0"/>
          <w:divBdr>
            <w:top w:val="none" w:sz="0" w:space="0" w:color="auto"/>
            <w:left w:val="none" w:sz="0" w:space="0" w:color="auto"/>
            <w:bottom w:val="none" w:sz="0" w:space="0" w:color="auto"/>
            <w:right w:val="none" w:sz="0" w:space="0" w:color="auto"/>
          </w:divBdr>
        </w:div>
      </w:divsChild>
    </w:div>
    <w:div w:id="376861942">
      <w:bodyDiv w:val="1"/>
      <w:marLeft w:val="0"/>
      <w:marRight w:val="0"/>
      <w:marTop w:val="0"/>
      <w:marBottom w:val="0"/>
      <w:divBdr>
        <w:top w:val="none" w:sz="0" w:space="0" w:color="auto"/>
        <w:left w:val="none" w:sz="0" w:space="0" w:color="auto"/>
        <w:bottom w:val="none" w:sz="0" w:space="0" w:color="auto"/>
        <w:right w:val="none" w:sz="0" w:space="0" w:color="auto"/>
      </w:divBdr>
    </w:div>
    <w:div w:id="496309943">
      <w:bodyDiv w:val="1"/>
      <w:marLeft w:val="0"/>
      <w:marRight w:val="0"/>
      <w:marTop w:val="0"/>
      <w:marBottom w:val="0"/>
      <w:divBdr>
        <w:top w:val="none" w:sz="0" w:space="0" w:color="auto"/>
        <w:left w:val="none" w:sz="0" w:space="0" w:color="auto"/>
        <w:bottom w:val="none" w:sz="0" w:space="0" w:color="auto"/>
        <w:right w:val="none" w:sz="0" w:space="0" w:color="auto"/>
      </w:divBdr>
    </w:div>
    <w:div w:id="549000790">
      <w:bodyDiv w:val="1"/>
      <w:marLeft w:val="0"/>
      <w:marRight w:val="0"/>
      <w:marTop w:val="0"/>
      <w:marBottom w:val="0"/>
      <w:divBdr>
        <w:top w:val="none" w:sz="0" w:space="0" w:color="auto"/>
        <w:left w:val="none" w:sz="0" w:space="0" w:color="auto"/>
        <w:bottom w:val="none" w:sz="0" w:space="0" w:color="auto"/>
        <w:right w:val="none" w:sz="0" w:space="0" w:color="auto"/>
      </w:divBdr>
    </w:div>
    <w:div w:id="620382655">
      <w:bodyDiv w:val="1"/>
      <w:marLeft w:val="0"/>
      <w:marRight w:val="0"/>
      <w:marTop w:val="0"/>
      <w:marBottom w:val="0"/>
      <w:divBdr>
        <w:top w:val="none" w:sz="0" w:space="0" w:color="auto"/>
        <w:left w:val="none" w:sz="0" w:space="0" w:color="auto"/>
        <w:bottom w:val="none" w:sz="0" w:space="0" w:color="auto"/>
        <w:right w:val="none" w:sz="0" w:space="0" w:color="auto"/>
      </w:divBdr>
    </w:div>
    <w:div w:id="679701252">
      <w:bodyDiv w:val="1"/>
      <w:marLeft w:val="0"/>
      <w:marRight w:val="0"/>
      <w:marTop w:val="0"/>
      <w:marBottom w:val="0"/>
      <w:divBdr>
        <w:top w:val="none" w:sz="0" w:space="0" w:color="auto"/>
        <w:left w:val="none" w:sz="0" w:space="0" w:color="auto"/>
        <w:bottom w:val="none" w:sz="0" w:space="0" w:color="auto"/>
        <w:right w:val="none" w:sz="0" w:space="0" w:color="auto"/>
      </w:divBdr>
    </w:div>
    <w:div w:id="802231123">
      <w:bodyDiv w:val="1"/>
      <w:marLeft w:val="0"/>
      <w:marRight w:val="0"/>
      <w:marTop w:val="0"/>
      <w:marBottom w:val="0"/>
      <w:divBdr>
        <w:top w:val="none" w:sz="0" w:space="0" w:color="auto"/>
        <w:left w:val="none" w:sz="0" w:space="0" w:color="auto"/>
        <w:bottom w:val="none" w:sz="0" w:space="0" w:color="auto"/>
        <w:right w:val="none" w:sz="0" w:space="0" w:color="auto"/>
      </w:divBdr>
    </w:div>
    <w:div w:id="815730012">
      <w:bodyDiv w:val="1"/>
      <w:marLeft w:val="0"/>
      <w:marRight w:val="0"/>
      <w:marTop w:val="0"/>
      <w:marBottom w:val="0"/>
      <w:divBdr>
        <w:top w:val="none" w:sz="0" w:space="0" w:color="auto"/>
        <w:left w:val="none" w:sz="0" w:space="0" w:color="auto"/>
        <w:bottom w:val="none" w:sz="0" w:space="0" w:color="auto"/>
        <w:right w:val="none" w:sz="0" w:space="0" w:color="auto"/>
      </w:divBdr>
    </w:div>
    <w:div w:id="832064922">
      <w:bodyDiv w:val="1"/>
      <w:marLeft w:val="0"/>
      <w:marRight w:val="0"/>
      <w:marTop w:val="0"/>
      <w:marBottom w:val="0"/>
      <w:divBdr>
        <w:top w:val="none" w:sz="0" w:space="0" w:color="auto"/>
        <w:left w:val="none" w:sz="0" w:space="0" w:color="auto"/>
        <w:bottom w:val="none" w:sz="0" w:space="0" w:color="auto"/>
        <w:right w:val="none" w:sz="0" w:space="0" w:color="auto"/>
      </w:divBdr>
    </w:div>
    <w:div w:id="851339554">
      <w:bodyDiv w:val="1"/>
      <w:marLeft w:val="0"/>
      <w:marRight w:val="0"/>
      <w:marTop w:val="0"/>
      <w:marBottom w:val="0"/>
      <w:divBdr>
        <w:top w:val="none" w:sz="0" w:space="0" w:color="auto"/>
        <w:left w:val="none" w:sz="0" w:space="0" w:color="auto"/>
        <w:bottom w:val="none" w:sz="0" w:space="0" w:color="auto"/>
        <w:right w:val="none" w:sz="0" w:space="0" w:color="auto"/>
      </w:divBdr>
    </w:div>
    <w:div w:id="858467986">
      <w:bodyDiv w:val="1"/>
      <w:marLeft w:val="0"/>
      <w:marRight w:val="0"/>
      <w:marTop w:val="0"/>
      <w:marBottom w:val="0"/>
      <w:divBdr>
        <w:top w:val="none" w:sz="0" w:space="0" w:color="auto"/>
        <w:left w:val="none" w:sz="0" w:space="0" w:color="auto"/>
        <w:bottom w:val="none" w:sz="0" w:space="0" w:color="auto"/>
        <w:right w:val="none" w:sz="0" w:space="0" w:color="auto"/>
      </w:divBdr>
    </w:div>
    <w:div w:id="860701528">
      <w:bodyDiv w:val="1"/>
      <w:marLeft w:val="0"/>
      <w:marRight w:val="0"/>
      <w:marTop w:val="0"/>
      <w:marBottom w:val="0"/>
      <w:divBdr>
        <w:top w:val="none" w:sz="0" w:space="0" w:color="auto"/>
        <w:left w:val="none" w:sz="0" w:space="0" w:color="auto"/>
        <w:bottom w:val="none" w:sz="0" w:space="0" w:color="auto"/>
        <w:right w:val="none" w:sz="0" w:space="0" w:color="auto"/>
      </w:divBdr>
    </w:div>
    <w:div w:id="976378213">
      <w:bodyDiv w:val="1"/>
      <w:marLeft w:val="0"/>
      <w:marRight w:val="0"/>
      <w:marTop w:val="0"/>
      <w:marBottom w:val="0"/>
      <w:divBdr>
        <w:top w:val="none" w:sz="0" w:space="0" w:color="auto"/>
        <w:left w:val="none" w:sz="0" w:space="0" w:color="auto"/>
        <w:bottom w:val="none" w:sz="0" w:space="0" w:color="auto"/>
        <w:right w:val="none" w:sz="0" w:space="0" w:color="auto"/>
      </w:divBdr>
    </w:div>
    <w:div w:id="1103233379">
      <w:bodyDiv w:val="1"/>
      <w:marLeft w:val="0"/>
      <w:marRight w:val="0"/>
      <w:marTop w:val="0"/>
      <w:marBottom w:val="0"/>
      <w:divBdr>
        <w:top w:val="none" w:sz="0" w:space="0" w:color="auto"/>
        <w:left w:val="none" w:sz="0" w:space="0" w:color="auto"/>
        <w:bottom w:val="none" w:sz="0" w:space="0" w:color="auto"/>
        <w:right w:val="none" w:sz="0" w:space="0" w:color="auto"/>
      </w:divBdr>
    </w:div>
    <w:div w:id="1123381639">
      <w:bodyDiv w:val="1"/>
      <w:marLeft w:val="0"/>
      <w:marRight w:val="0"/>
      <w:marTop w:val="0"/>
      <w:marBottom w:val="0"/>
      <w:divBdr>
        <w:top w:val="none" w:sz="0" w:space="0" w:color="auto"/>
        <w:left w:val="none" w:sz="0" w:space="0" w:color="auto"/>
        <w:bottom w:val="none" w:sz="0" w:space="0" w:color="auto"/>
        <w:right w:val="none" w:sz="0" w:space="0" w:color="auto"/>
      </w:divBdr>
      <w:divsChild>
        <w:div w:id="1102149291">
          <w:marLeft w:val="480"/>
          <w:marRight w:val="0"/>
          <w:marTop w:val="0"/>
          <w:marBottom w:val="0"/>
          <w:divBdr>
            <w:top w:val="none" w:sz="0" w:space="0" w:color="auto"/>
            <w:left w:val="none" w:sz="0" w:space="0" w:color="auto"/>
            <w:bottom w:val="none" w:sz="0" w:space="0" w:color="auto"/>
            <w:right w:val="none" w:sz="0" w:space="0" w:color="auto"/>
          </w:divBdr>
        </w:div>
        <w:div w:id="2142530409">
          <w:marLeft w:val="480"/>
          <w:marRight w:val="0"/>
          <w:marTop w:val="0"/>
          <w:marBottom w:val="0"/>
          <w:divBdr>
            <w:top w:val="none" w:sz="0" w:space="0" w:color="auto"/>
            <w:left w:val="none" w:sz="0" w:space="0" w:color="auto"/>
            <w:bottom w:val="none" w:sz="0" w:space="0" w:color="auto"/>
            <w:right w:val="none" w:sz="0" w:space="0" w:color="auto"/>
          </w:divBdr>
        </w:div>
        <w:div w:id="805242155">
          <w:marLeft w:val="480"/>
          <w:marRight w:val="0"/>
          <w:marTop w:val="0"/>
          <w:marBottom w:val="0"/>
          <w:divBdr>
            <w:top w:val="none" w:sz="0" w:space="0" w:color="auto"/>
            <w:left w:val="none" w:sz="0" w:space="0" w:color="auto"/>
            <w:bottom w:val="none" w:sz="0" w:space="0" w:color="auto"/>
            <w:right w:val="none" w:sz="0" w:space="0" w:color="auto"/>
          </w:divBdr>
        </w:div>
        <w:div w:id="1587152815">
          <w:marLeft w:val="480"/>
          <w:marRight w:val="0"/>
          <w:marTop w:val="0"/>
          <w:marBottom w:val="0"/>
          <w:divBdr>
            <w:top w:val="none" w:sz="0" w:space="0" w:color="auto"/>
            <w:left w:val="none" w:sz="0" w:space="0" w:color="auto"/>
            <w:bottom w:val="none" w:sz="0" w:space="0" w:color="auto"/>
            <w:right w:val="none" w:sz="0" w:space="0" w:color="auto"/>
          </w:divBdr>
        </w:div>
        <w:div w:id="694038887">
          <w:marLeft w:val="480"/>
          <w:marRight w:val="0"/>
          <w:marTop w:val="0"/>
          <w:marBottom w:val="0"/>
          <w:divBdr>
            <w:top w:val="none" w:sz="0" w:space="0" w:color="auto"/>
            <w:left w:val="none" w:sz="0" w:space="0" w:color="auto"/>
            <w:bottom w:val="none" w:sz="0" w:space="0" w:color="auto"/>
            <w:right w:val="none" w:sz="0" w:space="0" w:color="auto"/>
          </w:divBdr>
        </w:div>
        <w:div w:id="527060213">
          <w:marLeft w:val="480"/>
          <w:marRight w:val="0"/>
          <w:marTop w:val="0"/>
          <w:marBottom w:val="0"/>
          <w:divBdr>
            <w:top w:val="none" w:sz="0" w:space="0" w:color="auto"/>
            <w:left w:val="none" w:sz="0" w:space="0" w:color="auto"/>
            <w:bottom w:val="none" w:sz="0" w:space="0" w:color="auto"/>
            <w:right w:val="none" w:sz="0" w:space="0" w:color="auto"/>
          </w:divBdr>
        </w:div>
        <w:div w:id="947657695">
          <w:marLeft w:val="480"/>
          <w:marRight w:val="0"/>
          <w:marTop w:val="0"/>
          <w:marBottom w:val="0"/>
          <w:divBdr>
            <w:top w:val="none" w:sz="0" w:space="0" w:color="auto"/>
            <w:left w:val="none" w:sz="0" w:space="0" w:color="auto"/>
            <w:bottom w:val="none" w:sz="0" w:space="0" w:color="auto"/>
            <w:right w:val="none" w:sz="0" w:space="0" w:color="auto"/>
          </w:divBdr>
        </w:div>
        <w:div w:id="239409052">
          <w:marLeft w:val="480"/>
          <w:marRight w:val="0"/>
          <w:marTop w:val="0"/>
          <w:marBottom w:val="0"/>
          <w:divBdr>
            <w:top w:val="none" w:sz="0" w:space="0" w:color="auto"/>
            <w:left w:val="none" w:sz="0" w:space="0" w:color="auto"/>
            <w:bottom w:val="none" w:sz="0" w:space="0" w:color="auto"/>
            <w:right w:val="none" w:sz="0" w:space="0" w:color="auto"/>
          </w:divBdr>
        </w:div>
        <w:div w:id="2129276264">
          <w:marLeft w:val="480"/>
          <w:marRight w:val="0"/>
          <w:marTop w:val="0"/>
          <w:marBottom w:val="0"/>
          <w:divBdr>
            <w:top w:val="none" w:sz="0" w:space="0" w:color="auto"/>
            <w:left w:val="none" w:sz="0" w:space="0" w:color="auto"/>
            <w:bottom w:val="none" w:sz="0" w:space="0" w:color="auto"/>
            <w:right w:val="none" w:sz="0" w:space="0" w:color="auto"/>
          </w:divBdr>
        </w:div>
        <w:div w:id="568922024">
          <w:marLeft w:val="480"/>
          <w:marRight w:val="0"/>
          <w:marTop w:val="0"/>
          <w:marBottom w:val="0"/>
          <w:divBdr>
            <w:top w:val="none" w:sz="0" w:space="0" w:color="auto"/>
            <w:left w:val="none" w:sz="0" w:space="0" w:color="auto"/>
            <w:bottom w:val="none" w:sz="0" w:space="0" w:color="auto"/>
            <w:right w:val="none" w:sz="0" w:space="0" w:color="auto"/>
          </w:divBdr>
        </w:div>
      </w:divsChild>
    </w:div>
    <w:div w:id="1334261185">
      <w:bodyDiv w:val="1"/>
      <w:marLeft w:val="0"/>
      <w:marRight w:val="0"/>
      <w:marTop w:val="0"/>
      <w:marBottom w:val="0"/>
      <w:divBdr>
        <w:top w:val="none" w:sz="0" w:space="0" w:color="auto"/>
        <w:left w:val="none" w:sz="0" w:space="0" w:color="auto"/>
        <w:bottom w:val="none" w:sz="0" w:space="0" w:color="auto"/>
        <w:right w:val="none" w:sz="0" w:space="0" w:color="auto"/>
      </w:divBdr>
    </w:div>
    <w:div w:id="1399858152">
      <w:bodyDiv w:val="1"/>
      <w:marLeft w:val="0"/>
      <w:marRight w:val="0"/>
      <w:marTop w:val="0"/>
      <w:marBottom w:val="0"/>
      <w:divBdr>
        <w:top w:val="none" w:sz="0" w:space="0" w:color="auto"/>
        <w:left w:val="none" w:sz="0" w:space="0" w:color="auto"/>
        <w:bottom w:val="none" w:sz="0" w:space="0" w:color="auto"/>
        <w:right w:val="none" w:sz="0" w:space="0" w:color="auto"/>
      </w:divBdr>
      <w:divsChild>
        <w:div w:id="1583756551">
          <w:marLeft w:val="480"/>
          <w:marRight w:val="0"/>
          <w:marTop w:val="0"/>
          <w:marBottom w:val="0"/>
          <w:divBdr>
            <w:top w:val="none" w:sz="0" w:space="0" w:color="auto"/>
            <w:left w:val="none" w:sz="0" w:space="0" w:color="auto"/>
            <w:bottom w:val="none" w:sz="0" w:space="0" w:color="auto"/>
            <w:right w:val="none" w:sz="0" w:space="0" w:color="auto"/>
          </w:divBdr>
        </w:div>
        <w:div w:id="1532259406">
          <w:marLeft w:val="480"/>
          <w:marRight w:val="0"/>
          <w:marTop w:val="0"/>
          <w:marBottom w:val="0"/>
          <w:divBdr>
            <w:top w:val="none" w:sz="0" w:space="0" w:color="auto"/>
            <w:left w:val="none" w:sz="0" w:space="0" w:color="auto"/>
            <w:bottom w:val="none" w:sz="0" w:space="0" w:color="auto"/>
            <w:right w:val="none" w:sz="0" w:space="0" w:color="auto"/>
          </w:divBdr>
        </w:div>
        <w:div w:id="1823110524">
          <w:marLeft w:val="480"/>
          <w:marRight w:val="0"/>
          <w:marTop w:val="0"/>
          <w:marBottom w:val="0"/>
          <w:divBdr>
            <w:top w:val="none" w:sz="0" w:space="0" w:color="auto"/>
            <w:left w:val="none" w:sz="0" w:space="0" w:color="auto"/>
            <w:bottom w:val="none" w:sz="0" w:space="0" w:color="auto"/>
            <w:right w:val="none" w:sz="0" w:space="0" w:color="auto"/>
          </w:divBdr>
        </w:div>
        <w:div w:id="496111871">
          <w:marLeft w:val="480"/>
          <w:marRight w:val="0"/>
          <w:marTop w:val="0"/>
          <w:marBottom w:val="0"/>
          <w:divBdr>
            <w:top w:val="none" w:sz="0" w:space="0" w:color="auto"/>
            <w:left w:val="none" w:sz="0" w:space="0" w:color="auto"/>
            <w:bottom w:val="none" w:sz="0" w:space="0" w:color="auto"/>
            <w:right w:val="none" w:sz="0" w:space="0" w:color="auto"/>
          </w:divBdr>
        </w:div>
        <w:div w:id="1527063262">
          <w:marLeft w:val="480"/>
          <w:marRight w:val="0"/>
          <w:marTop w:val="0"/>
          <w:marBottom w:val="0"/>
          <w:divBdr>
            <w:top w:val="none" w:sz="0" w:space="0" w:color="auto"/>
            <w:left w:val="none" w:sz="0" w:space="0" w:color="auto"/>
            <w:bottom w:val="none" w:sz="0" w:space="0" w:color="auto"/>
            <w:right w:val="none" w:sz="0" w:space="0" w:color="auto"/>
          </w:divBdr>
        </w:div>
        <w:div w:id="1970934055">
          <w:marLeft w:val="480"/>
          <w:marRight w:val="0"/>
          <w:marTop w:val="0"/>
          <w:marBottom w:val="0"/>
          <w:divBdr>
            <w:top w:val="none" w:sz="0" w:space="0" w:color="auto"/>
            <w:left w:val="none" w:sz="0" w:space="0" w:color="auto"/>
            <w:bottom w:val="none" w:sz="0" w:space="0" w:color="auto"/>
            <w:right w:val="none" w:sz="0" w:space="0" w:color="auto"/>
          </w:divBdr>
        </w:div>
        <w:div w:id="1562790164">
          <w:marLeft w:val="480"/>
          <w:marRight w:val="0"/>
          <w:marTop w:val="0"/>
          <w:marBottom w:val="0"/>
          <w:divBdr>
            <w:top w:val="none" w:sz="0" w:space="0" w:color="auto"/>
            <w:left w:val="none" w:sz="0" w:space="0" w:color="auto"/>
            <w:bottom w:val="none" w:sz="0" w:space="0" w:color="auto"/>
            <w:right w:val="none" w:sz="0" w:space="0" w:color="auto"/>
          </w:divBdr>
        </w:div>
        <w:div w:id="691764620">
          <w:marLeft w:val="480"/>
          <w:marRight w:val="0"/>
          <w:marTop w:val="0"/>
          <w:marBottom w:val="0"/>
          <w:divBdr>
            <w:top w:val="none" w:sz="0" w:space="0" w:color="auto"/>
            <w:left w:val="none" w:sz="0" w:space="0" w:color="auto"/>
            <w:bottom w:val="none" w:sz="0" w:space="0" w:color="auto"/>
            <w:right w:val="none" w:sz="0" w:space="0" w:color="auto"/>
          </w:divBdr>
        </w:div>
        <w:div w:id="70271637">
          <w:marLeft w:val="480"/>
          <w:marRight w:val="0"/>
          <w:marTop w:val="0"/>
          <w:marBottom w:val="0"/>
          <w:divBdr>
            <w:top w:val="none" w:sz="0" w:space="0" w:color="auto"/>
            <w:left w:val="none" w:sz="0" w:space="0" w:color="auto"/>
            <w:bottom w:val="none" w:sz="0" w:space="0" w:color="auto"/>
            <w:right w:val="none" w:sz="0" w:space="0" w:color="auto"/>
          </w:divBdr>
        </w:div>
      </w:divsChild>
    </w:div>
    <w:div w:id="1550998745">
      <w:bodyDiv w:val="1"/>
      <w:marLeft w:val="0"/>
      <w:marRight w:val="0"/>
      <w:marTop w:val="0"/>
      <w:marBottom w:val="0"/>
      <w:divBdr>
        <w:top w:val="none" w:sz="0" w:space="0" w:color="auto"/>
        <w:left w:val="none" w:sz="0" w:space="0" w:color="auto"/>
        <w:bottom w:val="none" w:sz="0" w:space="0" w:color="auto"/>
        <w:right w:val="none" w:sz="0" w:space="0" w:color="auto"/>
      </w:divBdr>
      <w:divsChild>
        <w:div w:id="2014454615">
          <w:marLeft w:val="480"/>
          <w:marRight w:val="0"/>
          <w:marTop w:val="0"/>
          <w:marBottom w:val="0"/>
          <w:divBdr>
            <w:top w:val="none" w:sz="0" w:space="0" w:color="auto"/>
            <w:left w:val="none" w:sz="0" w:space="0" w:color="auto"/>
            <w:bottom w:val="none" w:sz="0" w:space="0" w:color="auto"/>
            <w:right w:val="none" w:sz="0" w:space="0" w:color="auto"/>
          </w:divBdr>
        </w:div>
        <w:div w:id="1013192282">
          <w:marLeft w:val="480"/>
          <w:marRight w:val="0"/>
          <w:marTop w:val="0"/>
          <w:marBottom w:val="0"/>
          <w:divBdr>
            <w:top w:val="none" w:sz="0" w:space="0" w:color="auto"/>
            <w:left w:val="none" w:sz="0" w:space="0" w:color="auto"/>
            <w:bottom w:val="none" w:sz="0" w:space="0" w:color="auto"/>
            <w:right w:val="none" w:sz="0" w:space="0" w:color="auto"/>
          </w:divBdr>
        </w:div>
        <w:div w:id="936598751">
          <w:marLeft w:val="480"/>
          <w:marRight w:val="0"/>
          <w:marTop w:val="0"/>
          <w:marBottom w:val="0"/>
          <w:divBdr>
            <w:top w:val="none" w:sz="0" w:space="0" w:color="auto"/>
            <w:left w:val="none" w:sz="0" w:space="0" w:color="auto"/>
            <w:bottom w:val="none" w:sz="0" w:space="0" w:color="auto"/>
            <w:right w:val="none" w:sz="0" w:space="0" w:color="auto"/>
          </w:divBdr>
        </w:div>
        <w:div w:id="1807896412">
          <w:marLeft w:val="480"/>
          <w:marRight w:val="0"/>
          <w:marTop w:val="0"/>
          <w:marBottom w:val="0"/>
          <w:divBdr>
            <w:top w:val="none" w:sz="0" w:space="0" w:color="auto"/>
            <w:left w:val="none" w:sz="0" w:space="0" w:color="auto"/>
            <w:bottom w:val="none" w:sz="0" w:space="0" w:color="auto"/>
            <w:right w:val="none" w:sz="0" w:space="0" w:color="auto"/>
          </w:divBdr>
        </w:div>
        <w:div w:id="98304945">
          <w:marLeft w:val="480"/>
          <w:marRight w:val="0"/>
          <w:marTop w:val="0"/>
          <w:marBottom w:val="0"/>
          <w:divBdr>
            <w:top w:val="none" w:sz="0" w:space="0" w:color="auto"/>
            <w:left w:val="none" w:sz="0" w:space="0" w:color="auto"/>
            <w:bottom w:val="none" w:sz="0" w:space="0" w:color="auto"/>
            <w:right w:val="none" w:sz="0" w:space="0" w:color="auto"/>
          </w:divBdr>
        </w:div>
        <w:div w:id="1626042256">
          <w:marLeft w:val="480"/>
          <w:marRight w:val="0"/>
          <w:marTop w:val="0"/>
          <w:marBottom w:val="0"/>
          <w:divBdr>
            <w:top w:val="none" w:sz="0" w:space="0" w:color="auto"/>
            <w:left w:val="none" w:sz="0" w:space="0" w:color="auto"/>
            <w:bottom w:val="none" w:sz="0" w:space="0" w:color="auto"/>
            <w:right w:val="none" w:sz="0" w:space="0" w:color="auto"/>
          </w:divBdr>
        </w:div>
        <w:div w:id="864320296">
          <w:marLeft w:val="480"/>
          <w:marRight w:val="0"/>
          <w:marTop w:val="0"/>
          <w:marBottom w:val="0"/>
          <w:divBdr>
            <w:top w:val="none" w:sz="0" w:space="0" w:color="auto"/>
            <w:left w:val="none" w:sz="0" w:space="0" w:color="auto"/>
            <w:bottom w:val="none" w:sz="0" w:space="0" w:color="auto"/>
            <w:right w:val="none" w:sz="0" w:space="0" w:color="auto"/>
          </w:divBdr>
        </w:div>
        <w:div w:id="1382944337">
          <w:marLeft w:val="480"/>
          <w:marRight w:val="0"/>
          <w:marTop w:val="0"/>
          <w:marBottom w:val="0"/>
          <w:divBdr>
            <w:top w:val="none" w:sz="0" w:space="0" w:color="auto"/>
            <w:left w:val="none" w:sz="0" w:space="0" w:color="auto"/>
            <w:bottom w:val="none" w:sz="0" w:space="0" w:color="auto"/>
            <w:right w:val="none" w:sz="0" w:space="0" w:color="auto"/>
          </w:divBdr>
        </w:div>
        <w:div w:id="154808258">
          <w:marLeft w:val="480"/>
          <w:marRight w:val="0"/>
          <w:marTop w:val="0"/>
          <w:marBottom w:val="0"/>
          <w:divBdr>
            <w:top w:val="none" w:sz="0" w:space="0" w:color="auto"/>
            <w:left w:val="none" w:sz="0" w:space="0" w:color="auto"/>
            <w:bottom w:val="none" w:sz="0" w:space="0" w:color="auto"/>
            <w:right w:val="none" w:sz="0" w:space="0" w:color="auto"/>
          </w:divBdr>
        </w:div>
        <w:div w:id="1733969041">
          <w:marLeft w:val="480"/>
          <w:marRight w:val="0"/>
          <w:marTop w:val="0"/>
          <w:marBottom w:val="0"/>
          <w:divBdr>
            <w:top w:val="none" w:sz="0" w:space="0" w:color="auto"/>
            <w:left w:val="none" w:sz="0" w:space="0" w:color="auto"/>
            <w:bottom w:val="none" w:sz="0" w:space="0" w:color="auto"/>
            <w:right w:val="none" w:sz="0" w:space="0" w:color="auto"/>
          </w:divBdr>
        </w:div>
      </w:divsChild>
    </w:div>
    <w:div w:id="1591088193">
      <w:bodyDiv w:val="1"/>
      <w:marLeft w:val="0"/>
      <w:marRight w:val="0"/>
      <w:marTop w:val="0"/>
      <w:marBottom w:val="0"/>
      <w:divBdr>
        <w:top w:val="none" w:sz="0" w:space="0" w:color="auto"/>
        <w:left w:val="none" w:sz="0" w:space="0" w:color="auto"/>
        <w:bottom w:val="none" w:sz="0" w:space="0" w:color="auto"/>
        <w:right w:val="none" w:sz="0" w:space="0" w:color="auto"/>
      </w:divBdr>
      <w:divsChild>
        <w:div w:id="116996719">
          <w:marLeft w:val="480"/>
          <w:marRight w:val="0"/>
          <w:marTop w:val="0"/>
          <w:marBottom w:val="0"/>
          <w:divBdr>
            <w:top w:val="none" w:sz="0" w:space="0" w:color="auto"/>
            <w:left w:val="none" w:sz="0" w:space="0" w:color="auto"/>
            <w:bottom w:val="none" w:sz="0" w:space="0" w:color="auto"/>
            <w:right w:val="none" w:sz="0" w:space="0" w:color="auto"/>
          </w:divBdr>
        </w:div>
        <w:div w:id="1815752666">
          <w:marLeft w:val="480"/>
          <w:marRight w:val="0"/>
          <w:marTop w:val="0"/>
          <w:marBottom w:val="0"/>
          <w:divBdr>
            <w:top w:val="none" w:sz="0" w:space="0" w:color="auto"/>
            <w:left w:val="none" w:sz="0" w:space="0" w:color="auto"/>
            <w:bottom w:val="none" w:sz="0" w:space="0" w:color="auto"/>
            <w:right w:val="none" w:sz="0" w:space="0" w:color="auto"/>
          </w:divBdr>
        </w:div>
        <w:div w:id="600067395">
          <w:marLeft w:val="480"/>
          <w:marRight w:val="0"/>
          <w:marTop w:val="0"/>
          <w:marBottom w:val="0"/>
          <w:divBdr>
            <w:top w:val="none" w:sz="0" w:space="0" w:color="auto"/>
            <w:left w:val="none" w:sz="0" w:space="0" w:color="auto"/>
            <w:bottom w:val="none" w:sz="0" w:space="0" w:color="auto"/>
            <w:right w:val="none" w:sz="0" w:space="0" w:color="auto"/>
          </w:divBdr>
        </w:div>
        <w:div w:id="191773767">
          <w:marLeft w:val="480"/>
          <w:marRight w:val="0"/>
          <w:marTop w:val="0"/>
          <w:marBottom w:val="0"/>
          <w:divBdr>
            <w:top w:val="none" w:sz="0" w:space="0" w:color="auto"/>
            <w:left w:val="none" w:sz="0" w:space="0" w:color="auto"/>
            <w:bottom w:val="none" w:sz="0" w:space="0" w:color="auto"/>
            <w:right w:val="none" w:sz="0" w:space="0" w:color="auto"/>
          </w:divBdr>
        </w:div>
        <w:div w:id="347221416">
          <w:marLeft w:val="480"/>
          <w:marRight w:val="0"/>
          <w:marTop w:val="0"/>
          <w:marBottom w:val="0"/>
          <w:divBdr>
            <w:top w:val="none" w:sz="0" w:space="0" w:color="auto"/>
            <w:left w:val="none" w:sz="0" w:space="0" w:color="auto"/>
            <w:bottom w:val="none" w:sz="0" w:space="0" w:color="auto"/>
            <w:right w:val="none" w:sz="0" w:space="0" w:color="auto"/>
          </w:divBdr>
        </w:div>
        <w:div w:id="777024775">
          <w:marLeft w:val="480"/>
          <w:marRight w:val="0"/>
          <w:marTop w:val="0"/>
          <w:marBottom w:val="0"/>
          <w:divBdr>
            <w:top w:val="none" w:sz="0" w:space="0" w:color="auto"/>
            <w:left w:val="none" w:sz="0" w:space="0" w:color="auto"/>
            <w:bottom w:val="none" w:sz="0" w:space="0" w:color="auto"/>
            <w:right w:val="none" w:sz="0" w:space="0" w:color="auto"/>
          </w:divBdr>
        </w:div>
        <w:div w:id="509685729">
          <w:marLeft w:val="480"/>
          <w:marRight w:val="0"/>
          <w:marTop w:val="0"/>
          <w:marBottom w:val="0"/>
          <w:divBdr>
            <w:top w:val="none" w:sz="0" w:space="0" w:color="auto"/>
            <w:left w:val="none" w:sz="0" w:space="0" w:color="auto"/>
            <w:bottom w:val="none" w:sz="0" w:space="0" w:color="auto"/>
            <w:right w:val="none" w:sz="0" w:space="0" w:color="auto"/>
          </w:divBdr>
        </w:div>
        <w:div w:id="1536963597">
          <w:marLeft w:val="480"/>
          <w:marRight w:val="0"/>
          <w:marTop w:val="0"/>
          <w:marBottom w:val="0"/>
          <w:divBdr>
            <w:top w:val="none" w:sz="0" w:space="0" w:color="auto"/>
            <w:left w:val="none" w:sz="0" w:space="0" w:color="auto"/>
            <w:bottom w:val="none" w:sz="0" w:space="0" w:color="auto"/>
            <w:right w:val="none" w:sz="0" w:space="0" w:color="auto"/>
          </w:divBdr>
        </w:div>
        <w:div w:id="250701381">
          <w:marLeft w:val="480"/>
          <w:marRight w:val="0"/>
          <w:marTop w:val="0"/>
          <w:marBottom w:val="0"/>
          <w:divBdr>
            <w:top w:val="none" w:sz="0" w:space="0" w:color="auto"/>
            <w:left w:val="none" w:sz="0" w:space="0" w:color="auto"/>
            <w:bottom w:val="none" w:sz="0" w:space="0" w:color="auto"/>
            <w:right w:val="none" w:sz="0" w:space="0" w:color="auto"/>
          </w:divBdr>
        </w:div>
        <w:div w:id="2035302010">
          <w:marLeft w:val="480"/>
          <w:marRight w:val="0"/>
          <w:marTop w:val="0"/>
          <w:marBottom w:val="0"/>
          <w:divBdr>
            <w:top w:val="none" w:sz="0" w:space="0" w:color="auto"/>
            <w:left w:val="none" w:sz="0" w:space="0" w:color="auto"/>
            <w:bottom w:val="none" w:sz="0" w:space="0" w:color="auto"/>
            <w:right w:val="none" w:sz="0" w:space="0" w:color="auto"/>
          </w:divBdr>
        </w:div>
      </w:divsChild>
    </w:div>
    <w:div w:id="1699163103">
      <w:bodyDiv w:val="1"/>
      <w:marLeft w:val="0"/>
      <w:marRight w:val="0"/>
      <w:marTop w:val="0"/>
      <w:marBottom w:val="0"/>
      <w:divBdr>
        <w:top w:val="none" w:sz="0" w:space="0" w:color="auto"/>
        <w:left w:val="none" w:sz="0" w:space="0" w:color="auto"/>
        <w:bottom w:val="none" w:sz="0" w:space="0" w:color="auto"/>
        <w:right w:val="none" w:sz="0" w:space="0" w:color="auto"/>
      </w:divBdr>
      <w:divsChild>
        <w:div w:id="1689213768">
          <w:marLeft w:val="480"/>
          <w:marRight w:val="0"/>
          <w:marTop w:val="0"/>
          <w:marBottom w:val="0"/>
          <w:divBdr>
            <w:top w:val="none" w:sz="0" w:space="0" w:color="auto"/>
            <w:left w:val="none" w:sz="0" w:space="0" w:color="auto"/>
            <w:bottom w:val="none" w:sz="0" w:space="0" w:color="auto"/>
            <w:right w:val="none" w:sz="0" w:space="0" w:color="auto"/>
          </w:divBdr>
        </w:div>
        <w:div w:id="291444072">
          <w:marLeft w:val="480"/>
          <w:marRight w:val="0"/>
          <w:marTop w:val="0"/>
          <w:marBottom w:val="0"/>
          <w:divBdr>
            <w:top w:val="none" w:sz="0" w:space="0" w:color="auto"/>
            <w:left w:val="none" w:sz="0" w:space="0" w:color="auto"/>
            <w:bottom w:val="none" w:sz="0" w:space="0" w:color="auto"/>
            <w:right w:val="none" w:sz="0" w:space="0" w:color="auto"/>
          </w:divBdr>
        </w:div>
        <w:div w:id="118769720">
          <w:marLeft w:val="480"/>
          <w:marRight w:val="0"/>
          <w:marTop w:val="0"/>
          <w:marBottom w:val="0"/>
          <w:divBdr>
            <w:top w:val="none" w:sz="0" w:space="0" w:color="auto"/>
            <w:left w:val="none" w:sz="0" w:space="0" w:color="auto"/>
            <w:bottom w:val="none" w:sz="0" w:space="0" w:color="auto"/>
            <w:right w:val="none" w:sz="0" w:space="0" w:color="auto"/>
          </w:divBdr>
        </w:div>
        <w:div w:id="252471758">
          <w:marLeft w:val="480"/>
          <w:marRight w:val="0"/>
          <w:marTop w:val="0"/>
          <w:marBottom w:val="0"/>
          <w:divBdr>
            <w:top w:val="none" w:sz="0" w:space="0" w:color="auto"/>
            <w:left w:val="none" w:sz="0" w:space="0" w:color="auto"/>
            <w:bottom w:val="none" w:sz="0" w:space="0" w:color="auto"/>
            <w:right w:val="none" w:sz="0" w:space="0" w:color="auto"/>
          </w:divBdr>
        </w:div>
        <w:div w:id="119148762">
          <w:marLeft w:val="480"/>
          <w:marRight w:val="0"/>
          <w:marTop w:val="0"/>
          <w:marBottom w:val="0"/>
          <w:divBdr>
            <w:top w:val="none" w:sz="0" w:space="0" w:color="auto"/>
            <w:left w:val="none" w:sz="0" w:space="0" w:color="auto"/>
            <w:bottom w:val="none" w:sz="0" w:space="0" w:color="auto"/>
            <w:right w:val="none" w:sz="0" w:space="0" w:color="auto"/>
          </w:divBdr>
        </w:div>
        <w:div w:id="1576624220">
          <w:marLeft w:val="480"/>
          <w:marRight w:val="0"/>
          <w:marTop w:val="0"/>
          <w:marBottom w:val="0"/>
          <w:divBdr>
            <w:top w:val="none" w:sz="0" w:space="0" w:color="auto"/>
            <w:left w:val="none" w:sz="0" w:space="0" w:color="auto"/>
            <w:bottom w:val="none" w:sz="0" w:space="0" w:color="auto"/>
            <w:right w:val="none" w:sz="0" w:space="0" w:color="auto"/>
          </w:divBdr>
        </w:div>
        <w:div w:id="184369904">
          <w:marLeft w:val="480"/>
          <w:marRight w:val="0"/>
          <w:marTop w:val="0"/>
          <w:marBottom w:val="0"/>
          <w:divBdr>
            <w:top w:val="none" w:sz="0" w:space="0" w:color="auto"/>
            <w:left w:val="none" w:sz="0" w:space="0" w:color="auto"/>
            <w:bottom w:val="none" w:sz="0" w:space="0" w:color="auto"/>
            <w:right w:val="none" w:sz="0" w:space="0" w:color="auto"/>
          </w:divBdr>
        </w:div>
        <w:div w:id="700283630">
          <w:marLeft w:val="480"/>
          <w:marRight w:val="0"/>
          <w:marTop w:val="0"/>
          <w:marBottom w:val="0"/>
          <w:divBdr>
            <w:top w:val="none" w:sz="0" w:space="0" w:color="auto"/>
            <w:left w:val="none" w:sz="0" w:space="0" w:color="auto"/>
            <w:bottom w:val="none" w:sz="0" w:space="0" w:color="auto"/>
            <w:right w:val="none" w:sz="0" w:space="0" w:color="auto"/>
          </w:divBdr>
        </w:div>
        <w:div w:id="2068993874">
          <w:marLeft w:val="480"/>
          <w:marRight w:val="0"/>
          <w:marTop w:val="0"/>
          <w:marBottom w:val="0"/>
          <w:divBdr>
            <w:top w:val="none" w:sz="0" w:space="0" w:color="auto"/>
            <w:left w:val="none" w:sz="0" w:space="0" w:color="auto"/>
            <w:bottom w:val="none" w:sz="0" w:space="0" w:color="auto"/>
            <w:right w:val="none" w:sz="0" w:space="0" w:color="auto"/>
          </w:divBdr>
        </w:div>
        <w:div w:id="946305118">
          <w:marLeft w:val="480"/>
          <w:marRight w:val="0"/>
          <w:marTop w:val="0"/>
          <w:marBottom w:val="0"/>
          <w:divBdr>
            <w:top w:val="none" w:sz="0" w:space="0" w:color="auto"/>
            <w:left w:val="none" w:sz="0" w:space="0" w:color="auto"/>
            <w:bottom w:val="none" w:sz="0" w:space="0" w:color="auto"/>
            <w:right w:val="none" w:sz="0" w:space="0" w:color="auto"/>
          </w:divBdr>
        </w:div>
      </w:divsChild>
    </w:div>
    <w:div w:id="1722436929">
      <w:bodyDiv w:val="1"/>
      <w:marLeft w:val="0"/>
      <w:marRight w:val="0"/>
      <w:marTop w:val="0"/>
      <w:marBottom w:val="0"/>
      <w:divBdr>
        <w:top w:val="none" w:sz="0" w:space="0" w:color="auto"/>
        <w:left w:val="none" w:sz="0" w:space="0" w:color="auto"/>
        <w:bottom w:val="none" w:sz="0" w:space="0" w:color="auto"/>
        <w:right w:val="none" w:sz="0" w:space="0" w:color="auto"/>
      </w:divBdr>
    </w:div>
    <w:div w:id="1921283319">
      <w:bodyDiv w:val="1"/>
      <w:marLeft w:val="0"/>
      <w:marRight w:val="0"/>
      <w:marTop w:val="0"/>
      <w:marBottom w:val="0"/>
      <w:divBdr>
        <w:top w:val="none" w:sz="0" w:space="0" w:color="auto"/>
        <w:left w:val="none" w:sz="0" w:space="0" w:color="auto"/>
        <w:bottom w:val="none" w:sz="0" w:space="0" w:color="auto"/>
        <w:right w:val="none" w:sz="0" w:space="0" w:color="auto"/>
      </w:divBdr>
    </w:div>
    <w:div w:id="1929650920">
      <w:bodyDiv w:val="1"/>
      <w:marLeft w:val="0"/>
      <w:marRight w:val="0"/>
      <w:marTop w:val="0"/>
      <w:marBottom w:val="0"/>
      <w:divBdr>
        <w:top w:val="none" w:sz="0" w:space="0" w:color="auto"/>
        <w:left w:val="none" w:sz="0" w:space="0" w:color="auto"/>
        <w:bottom w:val="none" w:sz="0" w:space="0" w:color="auto"/>
        <w:right w:val="none" w:sz="0" w:space="0" w:color="auto"/>
      </w:divBdr>
    </w:div>
    <w:div w:id="1977561871">
      <w:bodyDiv w:val="1"/>
      <w:marLeft w:val="0"/>
      <w:marRight w:val="0"/>
      <w:marTop w:val="0"/>
      <w:marBottom w:val="0"/>
      <w:divBdr>
        <w:top w:val="none" w:sz="0" w:space="0" w:color="auto"/>
        <w:left w:val="none" w:sz="0" w:space="0" w:color="auto"/>
        <w:bottom w:val="none" w:sz="0" w:space="0" w:color="auto"/>
        <w:right w:val="none" w:sz="0" w:space="0" w:color="auto"/>
      </w:divBdr>
    </w:div>
    <w:div w:id="2015762076">
      <w:bodyDiv w:val="1"/>
      <w:marLeft w:val="0"/>
      <w:marRight w:val="0"/>
      <w:marTop w:val="0"/>
      <w:marBottom w:val="0"/>
      <w:divBdr>
        <w:top w:val="none" w:sz="0" w:space="0" w:color="auto"/>
        <w:left w:val="none" w:sz="0" w:space="0" w:color="auto"/>
        <w:bottom w:val="none" w:sz="0" w:space="0" w:color="auto"/>
        <w:right w:val="none" w:sz="0" w:space="0" w:color="auto"/>
      </w:divBdr>
    </w:div>
    <w:div w:id="2042775900">
      <w:bodyDiv w:val="1"/>
      <w:marLeft w:val="0"/>
      <w:marRight w:val="0"/>
      <w:marTop w:val="0"/>
      <w:marBottom w:val="0"/>
      <w:divBdr>
        <w:top w:val="none" w:sz="0" w:space="0" w:color="auto"/>
        <w:left w:val="none" w:sz="0" w:space="0" w:color="auto"/>
        <w:bottom w:val="none" w:sz="0" w:space="0" w:color="auto"/>
        <w:right w:val="none" w:sz="0" w:space="0" w:color="auto"/>
      </w:divBdr>
    </w:div>
    <w:div w:id="2115400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yperlink" Target="http://bibliotecadigital.udea.edu.co" TargetMode="External"/><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bit.ly/2Q0sc9P" TargetMode="External"/><Relationship Id="rId11" Type="http://schemas.microsoft.com/office/2011/relationships/commentsExtended" Target="commentsExtended.xml"/><Relationship Id="rId24" Type="http://schemas.openxmlformats.org/officeDocument/2006/relationships/image" Target="media/image13.jpg"/><Relationship Id="rId32" Type="http://schemas.openxmlformats.org/officeDocument/2006/relationships/image" Target="media/image15.png"/><Relationship Id="rId37" Type="http://schemas.openxmlformats.org/officeDocument/2006/relationships/hyperlink" Target="https://www.legalbluebook.com/"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hyperlink" Target="https://bit.ly/3t6dcG9" TargetMode="External"/><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bit.ly/3wx9U0E" TargetMode="External"/><Relationship Id="rId30" Type="http://schemas.openxmlformats.org/officeDocument/2006/relationships/hyperlink" Target="https://bit.ly/2R629hP" TargetMode="External"/><Relationship Id="rId35" Type="http://schemas.openxmlformats.org/officeDocument/2006/relationships/header" Target="header1.xml"/><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bit.ly/3fOWbfB" TargetMode="External"/><Relationship Id="rId36" Type="http://schemas.openxmlformats.org/officeDocument/2006/relationships/image" Target="media/image18.png"/><Relationship Id="rId49" Type="http://schemas.openxmlformats.org/officeDocument/2006/relationships/image" Target="media/image3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74B668B-BC23-48DD-A8D2-DBEAB0F0506B}"/>
      </w:docPartPr>
      <w:docPartBody>
        <w:p w:rsidR="00A81698" w:rsidRDefault="005F1F29">
          <w:r w:rsidRPr="003D0A5F">
            <w:rPr>
              <w:rStyle w:val="Textodelmarcadordeposicin"/>
            </w:rPr>
            <w:t>Haga clic o pulse aquí para escribir texto.</w:t>
          </w:r>
        </w:p>
      </w:docPartBody>
    </w:docPart>
    <w:docPart>
      <w:docPartPr>
        <w:name w:val="5EB7A9EEED334106B19B273D74B20005"/>
        <w:category>
          <w:name w:val="General"/>
          <w:gallery w:val="placeholder"/>
        </w:category>
        <w:types>
          <w:type w:val="bbPlcHdr"/>
        </w:types>
        <w:behaviors>
          <w:behavior w:val="content"/>
        </w:behaviors>
        <w:guid w:val="{317EEE7F-5207-49F5-A398-1DD7D4C8F686}"/>
      </w:docPartPr>
      <w:docPartBody>
        <w:p w:rsidR="00A81698" w:rsidRDefault="005F1F29" w:rsidP="005F1F29">
          <w:pPr>
            <w:pStyle w:val="5EB7A9EEED334106B19B273D74B20005"/>
          </w:pPr>
          <w:r w:rsidRPr="003D0A5F">
            <w:rPr>
              <w:rStyle w:val="Textodelmarcadordeposicin"/>
            </w:rPr>
            <w:t>Haga clic o pulse aquí para escribir texto.</w:t>
          </w:r>
        </w:p>
      </w:docPartBody>
    </w:docPart>
    <w:docPart>
      <w:docPartPr>
        <w:name w:val="B242C45910E94AAA801DA28CDEAEC373"/>
        <w:category>
          <w:name w:val="General"/>
          <w:gallery w:val="placeholder"/>
        </w:category>
        <w:types>
          <w:type w:val="bbPlcHdr"/>
        </w:types>
        <w:behaviors>
          <w:behavior w:val="content"/>
        </w:behaviors>
        <w:guid w:val="{7350B0D3-FB85-44BB-B631-F3911A389744}"/>
      </w:docPartPr>
      <w:docPartBody>
        <w:p w:rsidR="00A81698" w:rsidRDefault="005F1F29" w:rsidP="005F1F29">
          <w:pPr>
            <w:pStyle w:val="B242C45910E94AAA801DA28CDEAEC373"/>
          </w:pPr>
          <w:r w:rsidRPr="003D0A5F">
            <w:rPr>
              <w:rStyle w:val="Textodelmarcadordeposicin"/>
            </w:rPr>
            <w:t>Haga clic o pulse aquí para escribir texto.</w:t>
          </w:r>
        </w:p>
      </w:docPartBody>
    </w:docPart>
    <w:docPart>
      <w:docPartPr>
        <w:name w:val="839A1DAD60274C8D825218505D66C5E3"/>
        <w:category>
          <w:name w:val="General"/>
          <w:gallery w:val="placeholder"/>
        </w:category>
        <w:types>
          <w:type w:val="bbPlcHdr"/>
        </w:types>
        <w:behaviors>
          <w:behavior w:val="content"/>
        </w:behaviors>
        <w:guid w:val="{2C50D41A-3A8A-44EC-BB29-5AC0E2605AF6}"/>
      </w:docPartPr>
      <w:docPartBody>
        <w:p w:rsidR="00A81698" w:rsidRDefault="005F1F29" w:rsidP="005F1F29">
          <w:pPr>
            <w:pStyle w:val="839A1DAD60274C8D825218505D66C5E3"/>
          </w:pPr>
          <w:r w:rsidRPr="003D0A5F">
            <w:rPr>
              <w:rStyle w:val="Textodelmarcadordeposicin"/>
            </w:rPr>
            <w:t>Haga clic o pulse aquí para escribir texto.</w:t>
          </w:r>
        </w:p>
      </w:docPartBody>
    </w:docPart>
    <w:docPart>
      <w:docPartPr>
        <w:name w:val="D09BE8A22A314A2DB4A8412F4084F0B5"/>
        <w:category>
          <w:name w:val="General"/>
          <w:gallery w:val="placeholder"/>
        </w:category>
        <w:types>
          <w:type w:val="bbPlcHdr"/>
        </w:types>
        <w:behaviors>
          <w:behavior w:val="content"/>
        </w:behaviors>
        <w:guid w:val="{E0141EA3-1BC5-4193-87B0-9B81F24643FF}"/>
      </w:docPartPr>
      <w:docPartBody>
        <w:p w:rsidR="00A81698" w:rsidRDefault="005F1F29" w:rsidP="005F1F29">
          <w:pPr>
            <w:pStyle w:val="D09BE8A22A314A2DB4A8412F4084F0B5"/>
          </w:pPr>
          <w:r w:rsidRPr="003D0A5F">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29"/>
    <w:rsid w:val="000240E7"/>
    <w:rsid w:val="00044619"/>
    <w:rsid w:val="00277B75"/>
    <w:rsid w:val="005636DF"/>
    <w:rsid w:val="005F1F29"/>
    <w:rsid w:val="0076195F"/>
    <w:rsid w:val="007C6F26"/>
    <w:rsid w:val="00910B1B"/>
    <w:rsid w:val="009C4443"/>
    <w:rsid w:val="00A81698"/>
    <w:rsid w:val="00BA57E3"/>
    <w:rsid w:val="00C33177"/>
    <w:rsid w:val="00E938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F1F29"/>
    <w:rPr>
      <w:color w:val="808080"/>
    </w:rPr>
  </w:style>
  <w:style w:type="paragraph" w:customStyle="1" w:styleId="5EB7A9EEED334106B19B273D74B20005">
    <w:name w:val="5EB7A9EEED334106B19B273D74B20005"/>
    <w:rsid w:val="005F1F29"/>
  </w:style>
  <w:style w:type="paragraph" w:customStyle="1" w:styleId="B242C45910E94AAA801DA28CDEAEC373">
    <w:name w:val="B242C45910E94AAA801DA28CDEAEC373"/>
    <w:rsid w:val="005F1F29"/>
  </w:style>
  <w:style w:type="paragraph" w:customStyle="1" w:styleId="839A1DAD60274C8D825218505D66C5E3">
    <w:name w:val="839A1DAD60274C8D825218505D66C5E3"/>
    <w:rsid w:val="005F1F29"/>
  </w:style>
  <w:style w:type="paragraph" w:customStyle="1" w:styleId="D09BE8A22A314A2DB4A8412F4084F0B5">
    <w:name w:val="D09BE8A22A314A2DB4A8412F4084F0B5"/>
    <w:rsid w:val="005F1F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D842F38-FDC3-4828-9F6A-75BA4A2F97C4}">
  <we:reference id="wa104382081" version="1.55.1.0" store="es-ES" storeType="OMEX"/>
  <we:alternateReferences>
    <we:reference id="wa104382081" version="1.55.1.0" store="WA104382081" storeType="OMEX"/>
  </we:alternateReferences>
  <we:properties>
    <we:property name="MENDELEY_CITATIONS" value="[{&quot;citationID&quot;:&quot;MENDELEY_CITATION_93d620f7-eb1e-4fed-b712-d07005413b9a&quot;,&quot;properties&quot;:{&quot;noteIndex&quot;:0},&quot;isEdited&quot;:false,&quot;manualOverride&quot;:{&quot;isManuallyOverridden&quot;:true,&quot;citeprocText&quot;:&quot;(Amoako, 2021)&quot;,&quot;manualOverrideText&quot;:&quot;Amoako (2021)&quot;},&quot;citationTag&quot;:&quot;MENDELEY_CITATION_v3_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&quot;,&quot;citationItems&quot;:[{&quot;id&quot;:&quot;fca5e5ba-c755-310a-8f97-19b2374412bd&quot;,&quot;itemData&quot;:{&quot;type&quot;:&quot;article-journal&quot;,&quot;id&quot;:&quot;fca5e5ba-c755-310a-8f97-19b2374412bd&quot;,&quot;title&quot;:&quot;A Spatial Analysis of Robbery Rate in the City of Detroit using Exploratory Data Analysis Approach&quot;,&quot;author&quot;:[{&quot;family&quot;:&quot;Amoako&quot;,&quot;given&quot;:&quot;Esther Akoto&quot;,&quot;parse-names&quot;:false,&quot;dropping-particle&quot;:&quot;&quot;,&quot;non-dropping-particle&quot;:&quot;&quot;}],&quot;container-title&quot;:&quot;Proceedings of the ICA&quot;,&quot;accessed&quot;:{&quot;date-parts&quot;:[[2024,10,8]]},&quot;DOI&quot;:&quot;10.5194/ica-proc-4-6-2021&quot;,&quot;URL&quot;:&quot;https://ica-proc.copernicus.org/articles/4/6/2021/ica-proc-4-6-2021.pdf&quot;,&quot;issued&quot;:{&quot;date-parts&quot;:[[2021,12,3]]},&quot;page&quot;:&quot;1-8&quot;,&quot;abstract&quot;:&quot;Abstract. Many U.S. cities have experienced rising crime rates in recent years. Crime has inherent geographic quality and tend to concentrate in certain places within the city. To prioritize public safety and crime prevention strategies, it is important to identify where crime is occurring and with what severity. Using spatial statistics including the average nearest neighbour index, Moran’s I, Getis-Ord Gi* statistic, and Anselin Cluster and Outlier Analysis, this study investigates robbery locations within the city of Detroit over 5-year period, 2016 to 2020 to identify hot spots, cold spots and spatial patterns across two different spatial scale – block group and census tracts. The study seeks to understand the effect of data aggregation on each spatial scale on the outcome of the analysis to determine the most optimum spatial scale to study robbery rates. The study concludes that, spatial analysis at small scale like block group level is most informative. Policy implications and areas for further research are provided.&quot;,&quot;publisher&quot;:&quot;Copernicus GmbH&quot;,&quot;volume&quot;:&quot;4&quot;,&quot;container-title-short&quot;:&quot;&quot;},&quot;isTemporary&quot;:false,&quot;suppress-author&quot;:false,&quot;composite&quot;:false,&quot;author-only&quot;:false}]},{&quot;citationID&quot;:&quot;MENDELEY_CITATION_4a55cdc2-9f75-444f-bf49-2eb5d7d7fe13&quot;,&quot;properties&quot;:{&quot;noteIndex&quot;:0},&quot;isEdited&quot;:false,&quot;manualOverride&quot;:{&quot;isManuallyOverridden&quot;:false,&quot;citeprocText&quot;:&quot;(Medellín Cómo Vamos, 2021)&quot;,&quot;manualOverrideText&quot;:&quot;&quot;},&quot;citationTag&quot;:&quot;MENDELEY_CITATION_v3_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&quot;,&quot;citationItems&quot;:[{&quot;id&quot;:&quot;16eb1fc4-ce91-3a76-9924-61d55ee63bbd&quot;,&quot;itemData&quot;:{&quot;type&quot;:&quot;report&quot;,&quot;id&quot;:&quot;16eb1fc4-ce91-3a76-9924-61d55ee63bbd&quot;,&quot;title&quot;:&quot;INFORME DE CALIDAD DE VIDA\nDE MEDELLÍN, 2020&quot;,&quot;author&quot;:[{&quot;family&quot;:&quot;Medellín Cómo Vamos&quot;,&quot;given&quot;:&quot;&quot;,&quot;parse-names&quot;:false,&quot;dropping-particle&quot;:&quot;&quot;,&quot;non-dropping-particle&quot;:&quot;&quot;}],&quot;accessed&quot;:{&quot;date-parts&quot;:[[2024,9,9]]},&quot;ISSN&quot;:&quot;1909-4108&quot;,&quot;URL&quot;:&quot;https://www.medellincomovamos.org/system/files/2021-09/docuprivados/Seguridad%20Informe%20de%20Calidad%20de%20Vida%20de%20Medell%C3%ADn%2C%202020.pdf&quot;,&quot;issued&quot;:{&quot;date-parts&quot;:[[2021,9]]},&quot;publisher-place&quot;:&quot;medellín&quot;,&quot;container-title-short&quot;:&quot;&quot;},&quot;isTemporary&quot;:false,&quot;suppress-author&quot;:false,&quot;composite&quot;:false,&quot;author-only&quot;:false}]},{&quot;citationID&quot;:&quot;MENDELEY_CITATION_048b7b82-e11b-479c-b332-30999b65f4e3&quot;,&quot;properties&quot;:{&quot;noteIndex&quot;:0},&quot;isEdited&quot;:false,&quot;manualOverride&quot;:{&quot;isManuallyOverridden&quot;:true,&quot;citeprocText&quot;:&quot;(Medellín Cómo Vamos, 2022)&quot;,&quot;manualOverrideText&quot;:&quot;Medellín Cómo Vamos (2022)&quot;},&quot;citationTag&quot;:&quot;MENDELEY_CITATION_v3_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&quot;,&quot;citationItems&quot;:[{&quot;id&quot;:&quot;c8cd8e1b-7b9e-33b9-b561-0a9af9a74daf&quot;,&quot;itemData&quot;:{&quot;type&quot;:&quot;webpage&quot;,&quot;id&quot;:&quot;c8cd8e1b-7b9e-33b9-b561-0a9af9a74daf&quot;,&quot;title&quot;:&quot;Pilas en la calle&quot;,&quot;author&quot;:[{&quot;family&quot;:&quot;Medellín Cómo Vamos&quot;,&quot;given&quot;:&quot;&quot;,&quot;parse-names&quot;:false,&quot;dropping-particle&quot;:&quot;&quot;,&quot;non-dropping-particle&quot;:&quot;&quot;}],&quot;accessed&quot;:{&quot;date-parts&quot;:[[2024,9,9]]},&quot;URL&quot;:&quot;https://www.medellincomovamos.org/hurtos-en-medellin&quot;,&quot;issued&quot;:{&quot;date-parts&quot;:[[2022,11,25]]},&quot;container-title-short&quot;:&quot;&quot;},&quot;isTemporary&quot;:false,&quot;suppress-author&quot;:false,&quot;composite&quot;:false,&quot;author-only&quot;:false}]},{&quot;citationID&quot;:&quot;MENDELEY_CITATION_3b9176a2-1fe8-42ba-ac65-3d3a33aa2a8f&quot;,&quot;properties&quot;:{&quot;noteIndex&quot;:0},&quot;isEdited&quot;:false,&quot;manualOverride&quot;:{&quot;isManuallyOverridden&quot;:false,&quot;citeprocText&quot;:&quot;(El Colombiano, 2023)&quot;,&quot;manualOverrideText&quot;:&quot;&quot;},&quot;citationTag&quot;:&quot;MENDELEY_CITATION_v3_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&quot;,&quot;citationItems&quot;:[{&quot;id&quot;:&quot;576aba30-c192-3513-bffe-bd13438c2811&quot;,&quot;itemData&quot;:{&quot;type&quot;:&quot;webpage&quot;,&quot;id&quot;:&quot;576aba30-c192-3513-bffe-bd13438c2811&quot;,&quot;title&quot;:&quot;Medellín, segunda capital del país en número de hurtos por día&quot;,&quot;author&quot;:[{&quot;family&quot;:&quot;Colombiano&quot;,&quot;given&quot;:&quot;&quot;,&quot;parse-names&quot;:false,&quot;dropping-particle&quot;:&quot;&quot;,&quot;non-dropping-particle&quot;:&quot;El&quot;}],&quot;accessed&quot;:{&quot;date-parts&quot;:[[2024,9,9]]},&quot;URL&quot;:&quot;https://www.elcolombiano.com/medellin/medellin-es-la-segunda-ciudad-del-pais-en-hurtos-tambien-han-crecido-extorsiones-y-desplazamiento-intraurbano-JH22075804&quot;,&quot;issued&quot;:{&quot;date-parts&quot;:[[2023,8,3]]},&quot;container-title-short&quot;:&quot;&quot;},&quot;isTemporary&quot;:false,&quot;suppress-author&quot;:false,&quot;composite&quot;:false,&quot;author-only&quot;:false}]},{&quot;citationID&quot;:&quot;MENDELEY_CITATION_3fbad9bf-e472-4534-9c38-11d88b38bae5&quot;,&quot;properties&quot;:{&quot;noteIndex&quot;:0},&quot;isEdited&quot;:false,&quot;manualOverride&quot;:{&quot;isManuallyOverridden&quot;:true,&quot;citeprocText&quot;:&quot;(Medata, s. f.)&quot;,&quot;manualOverrideText&quot;:&quot;Medata (s. f.)&quot;},&quot;citationTag&quot;:&quot;MENDELEY_CITATION_v3_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&quot;,&quot;citationItems&quot;:[{&quot;id&quot;:&quot;568e77ca-2c5d-32be-9792-a7a2b6dbff92&quot;,&quot;itemData&quot;:{&quot;type&quot;:&quot;webpage&quot;,&quot;id&quot;:&quot;568e77ca-2c5d-32be-9792-a7a2b6dbff92&quot;,&quot;title&quot;:&quot;MEDATA&quot;,&quot;author&quot;:[{&quot;family&quot;:&quot;Medata&quot;,&quot;given&quot;:&quot;&quot;,&quot;parse-names&quot;:false,&quot;dropping-particle&quot;:&quot;&quot;,&quot;non-dropping-particle&quot;:&quot;&quot;}],&quot;accessed&quot;:{&quot;date-parts&quot;:[[2024,11,18]]},&quot;URL&quot;:&quot;https://medata.gov.co/&quot;,&quot;container-title-short&quot;:&quot;&quot;},&quot;isTemporary&quot;:false,&quot;suppress-author&quot;:false,&quot;composite&quot;:false,&quot;author-only&quot;:false}]},{&quot;citationID&quot;:&quot;MENDELEY_CITATION_be97031f-5014-4105-87aa-6a5597e32d0d&quot;,&quot;properties&quot;:{&quot;noteIndex&quot;:0},&quot;isEdited&quot;:false,&quot;manualOverride&quot;:{&quot;isManuallyOverridden&quot;:true,&quot;citeprocText&quot;:&quot;(Botchkarev, 2019)&quot;,&quot;manualOverrideText&quot;:&quot;Botchkarev (2019)&quot;},&quot;citationTag&quot;:&quot;MENDELEY_CITATION_v3_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&quot;,&quot;citationItems&quot;:[{&quot;id&quot;:&quot;94b7b4fa-b110-3a5a-bfe6-14fa2ca9eb8a&quot;,&quot;itemData&quot;:{&quot;type&quot;:&quot;article-journal&quot;,&quot;id&quot;:&quot;94b7b4fa-b110-3a5a-bfe6-14fa2ca9eb8a&quot;,&quot;title&quot;:&quot;A new typology design of performance metrics to measure errors in machine learning regression algorithms&quot;,&quot;author&quot;:[{&quot;family&quot;:&quot;Botchkarev&quot;,&quot;given&quot;:&quot;Alexei&quot;,&quot;parse-names&quot;:false,&quot;dropping-particle&quot;:&quot;&quot;,&quot;non-dropping-particle&quot;:&quot;&quot;}],&quot;container-title&quot;:&quot;Interdisciplinary Journal of Information, Knowledge, and Management&quot;,&quot;DOI&quot;:&quot;10.28945/4184&quot;,&quot;ISSN&quot;:&quot;15551237&quot;,&quot;URL&quot;:&quot;https://www.informingscience.org/Publications/4184&quot;,&quot;issued&quot;:{&quot;date-parts&quot;:[[2019]]},&quot;page&quot;:&quot;45-76&quot;,&quot;abstract&quot;:&quot;Aim/Purpose The aim of this study was to analyze various performance metrics and approaches to their classification. The main goal of the study was to develop a new typology that will help to advance knowledge of metrics and facilitate their use in machine learning regression algorithms Background Performance metrics (error measures) are vital components of the evaluation frameworks in various fields. A performance metric can be defined as a logical and mathematical construct designed to measure how close are the actual results from what has been expected or predicted. A vast variety of performance metrics have been described in academic literature. The most commonly mentioned metrics in research studies are Mean Absolute Error (MAE), Root Mean Squared Error (RMSE), etc. Knowledge about metrics properties needs to be systematized to simplify the design and use of the metrics. Methodology A qualitative study was conducted to achieve the objectives of identifying related peer-reviewed research studies, literature reviews, critical thinking and inductive reasoning. Contribution The main contribution of this paper is in ordering knowledge of performance metrics and enhancing understanding of their structure and properties by proposing a new typology, generic primary metrics mathematical formula and a visualization chart Findings Based on the analysis of the structure of numerous performance metrics, we proposed a framework of metrics which includes four (4) categories: primary metrics, extended metrics, composite metrics, and hybrid sets of metrics. The paper identified three (3) key components (dimensions) that determine the structure and properties of primary metrics: method of determining point distance, method of normalization, method of aggregation of point distances over a data set. For each component, implementation options have been identified. The suggested new typology has been shown to cover a total of over 40 commonly used primary metrics Recommendations Presented findings can be used to facilitate teaching performance metrics to for Practitioners university students and expedite metrics selection and implementation processes for practitioners Recommendations By using the proposed typology, researchers can streamline development of for Researchers new metrics with predetermined properties Impact on Society The outcomes of this study could be used for improving evaluation results in machine learning regression, forecasting and prognostics with direct or indirect positive impacts on innovation and productivity in a societal sense Future Research Future research is needed to examine the properties of the extended metrics, composite metrics, and hybrid sets of metrics. Empirical study of the metrics is needed using R Studio or Azure Machine Learning Studio, to find associations between the properties of primary metrics and their “numerical” behavior in a wide spectrum of data characteristics and business or research requirements.&quot;,&quot;publisher&quot;:&quot;Informing Science Institute&quot;,&quot;volume&quot;:&quot;14&quot;,&quot;container-title-short&quot;:&quot;&quot;},&quot;isTemporary&quot;:false,&quot;suppress-author&quot;:false,&quot;composite&quot;:false,&quot;author-only&quot;:false}]},{&quot;citationID&quot;:&quot;MENDELEY_CITATION_bfa33275-d96d-4229-819a-7314b9ffe1b4&quot;,&quot;properties&quot;:{&quot;noteIndex&quot;:0},&quot;isEdited&quot;:false,&quot;manualOverride&quot;:{&quot;isManuallyOverridden&quot;:true,&quot;citeprocText&quot;:&quot;(Arboleda Colorado, 2023)&quot;,&quot;manualOverrideText&quot;:&quot;(Arboleda Colorado, 2023&quot;},&quot;citationTag&quot;:&quot;MENDELEY_CITATION_v3_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&quot;,&quot;citationItems&quot;:[{&quot;id&quot;:&quot;a1636d53-0bc3-34a4-83fb-c86479c80791&quot;,&quot;itemData&quot;:{&quot;type&quot;:&quot;thesis&quot;,&quot;id&quot;:&quot;a1636d53-0bc3-34a4-83fb-c86479c80791&quot;,&quot;title&quot;:&quot;Hurto a personas en la ciudad de Medellín: análisis predictivo de la cantidad de casos en diferentes zonas de la ciudad a partir de modelos de machine learning implementando técnicas de MLOps&quot;,&quot;author&quot;:[{&quot;family&quot;:&quot;Arboleda Colorado&quot;,&quot;given&quot;:&quot;Jeferson Stiven&quot;,&quot;parse-names&quot;:false,&quot;dropping-particle&quot;:&quot;&quot;,&quot;non-dropping-particle&quot;:&quot;&quot;}],&quot;accessed&quot;:{&quot;date-parts&quot;:[[2024,10,8]]},&quot;URL&quot;:&quot;http://hdl.handle.net/10784/32909&quot;,&quot;issued&quot;:{&quot;date-parts&quot;:[[2023]]},&quot;publisher-place&quot;:&quot;Medellín, Colombia&quot;,&quot;genre&quot;:&quot;Trabajo de grado maestría&quot;,&quot;publisher&quot;:&quot;Universidad EAFIT&quot;,&quot;container-title-short&quot;:&quot;&quot;},&quot;isTemporary&quot;:false,&quot;suppress-author&quot;:false,&quot;composite&quot;:false,&quot;author-only&quot;:false}]},{&quot;citationID&quot;:&quot;MENDELEY_CITATION_6180a73f-dfd9-4593-bfbc-b20dfea5c99f&quot;,&quot;properties&quot;:{&quot;noteIndex&quot;:0},&quot;isEdited&quot;:false,&quot;manualOverride&quot;:{&quot;isManuallyOverridden&quot;:true,&quot;citeprocText&quot;:&quot;(Puentes Bolivar, 2023)&quot;,&quot;manualOverrideText&quot;:&quot;Puentes Bolivar, 2023)&quot;},&quot;citationTag&quot;:&quot;MENDELEY_CITATION_v3_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&quot;,&quot;citationItems&quot;:[{&quot;id&quot;:&quot;e5e56b72-b748-38f8-884d-4a947937e9f6&quot;,&quot;itemData&quot;:{&quot;type&quot;:&quot;thesis&quot;,&quot;id&quot;:&quot;e5e56b72-b748-38f8-884d-4a947937e9f6&quot;,&quot;title&quot;:&quot;Modelo predictivo de hurtos para la ciudad de Medellín utilizando Machine Learning&quot;,&quot;author&quot;:[{&quot;family&quot;:&quot;Puentes Bolivar&quot;,&quot;given&quot;:&quot;Rodrigo&quot;,&quot;parse-names&quot;:false,&quot;dropping-particle&quot;:&quot;&quot;,&quot;non-dropping-particle&quot;:&quot;&quot;}],&quot;accessed&quot;:{&quot;date-parts&quot;:[[2024,10,8]]},&quot;URL&quot;:&quot;https://hdl.handle.net/20.500.12494/54260&quot;,&quot;issued&quot;:{&quot;date-parts&quot;:[[2023,11]]},&quot;publisher-place&quot;:&quot;Bucaramanga, Colombia&quot;,&quot;genre&quot;:&quot;Trabajo de grado maestría&quot;,&quot;publisher&quot;:&quot;Universidad Cooperativa de Colombia&quot;,&quot;container-title-short&quot;:&quot;&quot;},&quot;isTemporary&quot;:false,&quot;suppress-author&quot;:false,&quot;composite&quot;:false,&quot;author-only&quot;:false}]},{&quot;citationID&quot;:&quot;MENDELEY_CITATION_e1f75434-8510-41cc-9461-8cda50616a36&quot;,&quot;properties&quot;:{&quot;noteIndex&quot;:0},&quot;isEdited&quot;:false,&quot;manualOverride&quot;:{&quot;isManuallyOverridden&quot;:true,&quot;citeprocText&quot;:&quot;(Puentes Bolivar, 2023)&quot;,&quot;manualOverrideText&quot;:&quot;(Puentes Bolivar, 2023&quot;},&quot;citationTag&quot;:&quot;MENDELEY_CITATION_v3_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&quot;,&quot;citationItems&quot;:[{&quot;id&quot;:&quot;e5e56b72-b748-38f8-884d-4a947937e9f6&quot;,&quot;itemData&quot;:{&quot;type&quot;:&quot;thesis&quot;,&quot;id&quot;:&quot;e5e56b72-b748-38f8-884d-4a947937e9f6&quot;,&quot;title&quot;:&quot;Modelo predictivo de hurtos para la ciudad de Medellín utilizando Machine Learning&quot;,&quot;author&quot;:[{&quot;family&quot;:&quot;Puentes Bolivar&quot;,&quot;given&quot;:&quot;Rodrigo&quot;,&quot;parse-names&quot;:false,&quot;dropping-particle&quot;:&quot;&quot;,&quot;non-dropping-particle&quot;:&quot;&quot;}],&quot;accessed&quot;:{&quot;date-parts&quot;:[[2024,10,8]]},&quot;URL&quot;:&quot;https://hdl.handle.net/20.500.12494/54260&quot;,&quot;issued&quot;:{&quot;date-parts&quot;:[[2023,11]]},&quot;publisher-place&quot;:&quot;Bucaramanga, Colombia&quot;,&quot;genre&quot;:&quot;Trabajo de grado maestría&quot;,&quot;publisher&quot;:&quot;Universidad Cooperativa de Colombia&quot;,&quot;container-title-short&quot;:&quot;&quot;},&quot;isTemporary&quot;:false,&quot;suppress-author&quot;:false,&quot;composite&quot;:false,&quot;author-only&quot;:false}]},{&quot;citationID&quot;:&quot;MENDELEY_CITATION_d9ddd750-da3b-460b-aaad-e6b02e30c8d6&quot;,&quot;properties&quot;:{&quot;noteIndex&quot;:0},&quot;isEdited&quot;:false,&quot;manualOverride&quot;:{&quot;isManuallyOverridden&quot;:true,&quot;citeprocText&quot;:&quot;(Bernal-Urrutia, 2023)&quot;,&quot;manualOverrideText&quot;:&quot;Bernal-Urrutia, 2023)&quot;},&quot;citationTag&quot;:&quot;MENDELEY_CITATION_v3_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&quot;,&quot;citationItems&quot;:[{&quot;id&quot;:&quot;16c8f480-101c-3b24-8d5b-2022f5ec2650&quot;,&quot;itemData&quot;:{&quot;type&quot;:&quot;thesis&quot;,&quot;id&quot;:&quot;16c8f480-101c-3b24-8d5b-2022f5ec2650&quot;,&quot;title&quot;:&quot;Modelos estocásticos para la predicción y visualización espacial del delito de hurto a personas en la modalidad de atraco en la localidad de Kennedy (Bogotá D.C, Colombia)&quot;,&quot;author&quot;:[{&quot;family&quot;:&quot;Bernal-Urrutia&quot;,&quot;given&quot;:&quot;Pedro Aleksander&quot;,&quot;parse-names&quot;:false,&quot;dropping-particle&quot;:&quot;&quot;,&quot;non-dropping-particle&quot;:&quot;&quot;}],&quot;accessed&quot;:{&quot;date-parts&quot;:[[2024,10,8]]},&quot;URL&quot;:&quot;http://hdl.handle.net/20.500.12010/31909&quot;,&quot;issued&quot;:{&quot;date-parts&quot;:[[2023]]},&quot;publisher-place&quot;:&quot;Bogotá D.C., Colombia&quot;,&quot;genre&quot;:&quot;Tesis de grado maestría&quot;,&quot;publisher&quot;:&quot;Universidad Jorge Tadeo Lozano&quot;,&quot;container-title-short&quot;:&quot;&quot;},&quot;isTemporary&quot;:false,&quot;suppress-author&quot;:false,&quot;composite&quot;:false,&quot;author-only&quot;:false}]},{&quot;citationID&quot;:&quot;MENDELEY_CITATION_14df1fa1-ec6c-4f3b-a965-0dc1fd10514d&quot;,&quot;properties&quot;:{&quot;noteIndex&quot;:0},&quot;isEdited&quot;:false,&quot;manualOverride&quot;:{&quot;isManuallyOverridden&quot;:false,&quot;citeprocText&quot;:&quot;(Bernal-Urrutia, 2023)&quot;,&quot;manualOverrideText&quot;:&quot;&quot;},&quot;citationTag&quot;:&quot;MENDELEY_CITATION_v3_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&quot;,&quot;citationItems&quot;:[{&quot;id&quot;:&quot;16c8f480-101c-3b24-8d5b-2022f5ec2650&quot;,&quot;itemData&quot;:{&quot;type&quot;:&quot;thesis&quot;,&quot;id&quot;:&quot;16c8f480-101c-3b24-8d5b-2022f5ec2650&quot;,&quot;title&quot;:&quot;Modelos estocásticos para la predicción y visualización espacial del delito de hurto a personas en la modalidad de atraco en la localidad de Kennedy (Bogotá D.C, Colombia)&quot;,&quot;author&quot;:[{&quot;family&quot;:&quot;Bernal-Urrutia&quot;,&quot;given&quot;:&quot;Pedro Aleksander&quot;,&quot;parse-names&quot;:false,&quot;dropping-particle&quot;:&quot;&quot;,&quot;non-dropping-particle&quot;:&quot;&quot;}],&quot;accessed&quot;:{&quot;date-parts&quot;:[[2024,10,8]]},&quot;URL&quot;:&quot;http://hdl.handle.net/20.500.12010/31909&quot;,&quot;issued&quot;:{&quot;date-parts&quot;:[[2023]]},&quot;publisher-place&quot;:&quot;Bogotá D.C., Colombia&quot;,&quot;genre&quot;:&quot;Tesis de grado maestría&quot;,&quot;publisher&quot;:&quot;Universidad Jorge Tadeo Lozano&quot;,&quot;container-title-short&quot;:&quot;&quot;},&quot;isTemporary&quot;:false,&quot;suppress-author&quot;:false,&quot;composite&quot;:false,&quot;author-only&quot;:false}]},{&quot;citationID&quot;:&quot;MENDELEY_CITATION_3def024c-d96f-4c62-addb-7a945cecea07&quot;,&quot;properties&quot;:{&quot;noteIndex&quot;:0},&quot;isEdited&quot;:false,&quot;manualOverride&quot;:{&quot;isManuallyOverridden&quot;:true,&quot;citeprocText&quot;:&quot;(Medata, s. f.)&quot;,&quot;manualOverrideText&quot;:&quot;Medata (s. f.)&quot;},&quot;citationTag&quot;:&quot;MENDELEY_CITATION_v3_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&quot;,&quot;citationItems&quot;:[{&quot;id&quot;:&quot;568e77ca-2c5d-32be-9792-a7a2b6dbff92&quot;,&quot;itemData&quot;:{&quot;type&quot;:&quot;webpage&quot;,&quot;id&quot;:&quot;568e77ca-2c5d-32be-9792-a7a2b6dbff92&quot;,&quot;title&quot;:&quot;MEDATA&quot;,&quot;author&quot;:[{&quot;family&quot;:&quot;Medata&quot;,&quot;given&quot;:&quot;&quot;,&quot;parse-names&quot;:false,&quot;dropping-particle&quot;:&quot;&quot;,&quot;non-dropping-particle&quot;:&quot;&quot;}],&quot;accessed&quot;:{&quot;date-parts&quot;:[[2024,11,18]]},&quot;URL&quot;:&quot;https://medata.gov.co/&quot;,&quot;container-title-short&quot;:&quot;&quot;},&quot;isTemporary&quot;:false,&quot;suppress-author&quot;:false,&quot;composite&quot;:false,&quot;author-only&quot;:false}]},{&quot;citationID&quot;:&quot;MENDELEY_CITATION_4afc3dc2-8605-4dae-95b0-8f88ffc42250&quot;,&quot;properties&quot;:{&quot;noteIndex&quot;:0},&quot;isEdited&quot;:false,&quot;manualOverride&quot;:{&quot;isManuallyOverridden&quot;:false,&quot;citeprocText&quot;:&quot;(Franco-Franco &amp;#38; Giraldo-Martínez, 2024)&quot;,&quot;manualOverrideText&quot;:&quot;&quot;},&quot;citationTag&quot;:&quot;MENDELEY_CITATION_v3_eyJjaXRhdGlvbklEIjoiTUVOREVMRVlfQ0lUQVRJT05fNGFmYzNkYzItODYwNS00ZGFlLTk1YjAtOGY4OGZmYzQyMjUw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quot;,&quot;citationItems&quot;:[{&quot;id&quot;:&quot;dc2ecbe8-712d-36c3-bb35-0bc443309fd7&quot;,&quot;itemData&quot;:{&quot;type&quot;:&quot;webpage&quot;,&quot;id&quot;:&quot;dc2ecbe8-712d-36c3-bb35-0bc443309fd7&quot;,&quot;title&quot;:&quot;Monografia Especializacion Ciencia de Datos&quot;,&quot;author&quot;:[{&quot;family&quot;:&quot;Franco-Franco&quot;,&quot;given&quot;:&quot;Sebastian&quot;,&quot;parse-names&quot;:false,&quot;dropping-particle&quot;:&quot;&quot;,&quot;non-dropping-particle&quot;:&quot;&quot;},{&quot;family&quot;:&quot;Giraldo-Martínez&quot;,&quot;given&quot;:&quot;Alba&quot;,&quot;parse-names&quot;:false,&quot;dropping-particle&quot;:&quot;&quot;,&quot;non-dropping-particle&quot;:&quot;&quot;}],&quot;accessed&quot;:{&quot;date-parts&quot;:[[2024,11,19]]},&quot;URL&quot;:&quot;https://github.com/Sfranco12/Proyecto_UdeA&quot;,&quot;issued&quot;:{&quot;date-parts&quot;:[[2024]]},&quot;container-title-short&quot;:&quot;&quot;},&quot;isTemporary&quot;:false,&quot;suppress-author&quot;:false,&quot;composite&quot;:false,&quot;author-only&quot;:false}]},{&quot;citationID&quot;:&quot;MENDELEY_CITATION_f2ed1205-dc97-4e56-b830-b07920fdaa7a&quot;,&quot;properties&quot;:{&quot;noteIndex&quot;:0},&quot;isEdited&quot;:false,&quot;manualOverride&quot;:{&quot;isManuallyOverridden&quot;:false,&quot;citeprocText&quot;:&quot;(Franco-Franco &amp;#38; Giraldo-Martínez, 2024)&quot;,&quot;manualOverrideText&quot;:&quot;&quot;},&quot;citationTag&quot;:&quot;MENDELEY_CITATION_v3_eyJjaXRhdGlvbklEIjoiTUVOREVMRVlfQ0lUQVRJT05fZjJlZDEyMDUtZGM5Ny00ZTU2LWI4MzAtYjA3OTIwZmRhYTdh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quot;,&quot;citationItems&quot;:[{&quot;id&quot;:&quot;dc2ecbe8-712d-36c3-bb35-0bc443309fd7&quot;,&quot;itemData&quot;:{&quot;type&quot;:&quot;webpage&quot;,&quot;id&quot;:&quot;dc2ecbe8-712d-36c3-bb35-0bc443309fd7&quot;,&quot;title&quot;:&quot;Monografia Especializacion Ciencia de Datos&quot;,&quot;author&quot;:[{&quot;family&quot;:&quot;Franco-Franco&quot;,&quot;given&quot;:&quot;Sebastian&quot;,&quot;parse-names&quot;:false,&quot;dropping-particle&quot;:&quot;&quot;,&quot;non-dropping-particle&quot;:&quot;&quot;},{&quot;family&quot;:&quot;Giraldo-Martínez&quot;,&quot;given&quot;:&quot;Alba&quot;,&quot;parse-names&quot;:false,&quot;dropping-particle&quot;:&quot;&quot;,&quot;non-dropping-particle&quot;:&quot;&quot;}],&quot;accessed&quot;:{&quot;date-parts&quot;:[[2024,11,19]]},&quot;URL&quot;:&quot;https://github.com/Sfranco12/Proyecto_UdeA&quot;,&quot;issued&quot;:{&quot;date-parts&quot;:[[2024]]},&quot;container-title-short&quot;:&quot;&quot;},&quot;isTemporary&quot;:false,&quot;suppress-author&quot;:false,&quot;composite&quot;:false,&quot;author-only&quot;:false}]},{&quot;citationID&quot;:&quot;MENDELEY_CITATION_49a41a9a-4510-45e7-bec7-af04a548da3e&quot;,&quot;properties&quot;:{&quot;noteIndex&quot;:0},&quot;isEdited&quot;:false,&quot;manualOverride&quot;:{&quot;isManuallyOverridden&quot;:false,&quot;citeprocText&quot;:&quot;(Franco-Franco &amp;#38; Giraldo-Martínez, 2024)&quot;,&quot;manualOverrideText&quot;:&quot;&quot;},&quot;citationItems&quot;:[{&quot;id&quot;:&quot;dc2ecbe8-712d-36c3-bb35-0bc443309fd7&quot;,&quot;itemData&quot;:{&quot;type&quot;:&quot;webpage&quot;,&quot;id&quot;:&quot;dc2ecbe8-712d-36c3-bb35-0bc443309fd7&quot;,&quot;title&quot;:&quot;Monografia Especializacion Ciencia de Datos&quot;,&quot;author&quot;:[{&quot;family&quot;:&quot;Franco-Franco&quot;,&quot;given&quot;:&quot;Sebastian&quot;,&quot;parse-names&quot;:false,&quot;dropping-particle&quot;:&quot;&quot;,&quot;non-dropping-particle&quot;:&quot;&quot;},{&quot;family&quot;:&quot;Giraldo-Martínez&quot;,&quot;given&quot;:&quot;Alba&quot;,&quot;parse-names&quot;:false,&quot;dropping-particle&quot;:&quot;&quot;,&quot;non-dropping-particle&quot;:&quot;&quot;}],&quot;accessed&quot;:{&quot;date-parts&quot;:[[2024,11,19]]},&quot;URL&quot;:&quot;https://github.com/Sfranco12/Proyecto_UdeA&quot;,&quot;issued&quot;:{&quot;date-parts&quot;:[[2024]]},&quot;container-title-short&quot;:&quot;&quot;},&quot;isTemporary&quot;:false,&quot;suppress-author&quot;:false,&quot;composite&quot;:false,&quot;author-only&quot;:false}],&quot;citationTag&quot;:&quot;MENDELEY_CITATION_v3_eyJjaXRhdGlvbklEIjoiTUVOREVMRVlfQ0lUQVRJT05fNDlhNDFhOWEtNDUxMC00NWU3LWJlYzctYWYwNGE1NDhkYTNl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quot;},{&quot;citationID&quot;:&quot;MENDELEY_CITATION_432b6ed0-7e91-4db7-990e-3704ab3af07b&quot;,&quot;properties&quot;:{&quot;noteIndex&quot;:0},&quot;isEdited&quot;:false,&quot;manualOverride&quot;:{&quot;isManuallyOverridden&quot;:false,&quot;citeprocText&quot;:&quot;(Franco-Franco &amp;#38; Giraldo-Martínez, 2024)&quot;,&quot;manualOverrideText&quot;:&quot;&quot;},&quot;citationItems&quot;:[{&quot;id&quot;:&quot;dc2ecbe8-712d-36c3-bb35-0bc443309fd7&quot;,&quot;itemData&quot;:{&quot;type&quot;:&quot;webpage&quot;,&quot;id&quot;:&quot;dc2ecbe8-712d-36c3-bb35-0bc443309fd7&quot;,&quot;title&quot;:&quot;Monografia Especializacion Ciencia de Datos&quot;,&quot;author&quot;:[{&quot;family&quot;:&quot;Franco-Franco&quot;,&quot;given&quot;:&quot;Sebastian&quot;,&quot;parse-names&quot;:false,&quot;dropping-particle&quot;:&quot;&quot;,&quot;non-dropping-particle&quot;:&quot;&quot;},{&quot;family&quot;:&quot;Giraldo-Martínez&quot;,&quot;given&quot;:&quot;Alba&quot;,&quot;parse-names&quot;:false,&quot;dropping-particle&quot;:&quot;&quot;,&quot;non-dropping-particle&quot;:&quot;&quot;}],&quot;accessed&quot;:{&quot;date-parts&quot;:[[2024,11,19]]},&quot;URL&quot;:&quot;https://github.com/Sfranco12/Proyecto_UdeA&quot;,&quot;issued&quot;:{&quot;date-parts&quot;:[[2024]]},&quot;container-title-short&quot;:&quot;&quot;},&quot;isTemporary&quot;:false,&quot;suppress-author&quot;:false,&quot;composite&quot;:false,&quot;author-only&quot;:false}],&quot;citationTag&quot;:&quot;MENDELEY_CITATION_v3_eyJjaXRhdGlvbklEIjoiTUVOREVMRVlfQ0lUQVRJT05fNDMyYjZlZDAtN2U5MS00ZGI3LTk5MGUtMzcwNGFiM2FmMDdi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quot;},{&quot;citationID&quot;:&quot;MENDELEY_CITATION_99ce03ee-8e15-4d72-9a86-6850255f1c4e&quot;,&quot;properties&quot;:{&quot;noteIndex&quot;:0},&quot;isEdited&quot;:false,&quot;manualOverride&quot;:{&quot;isManuallyOverridden&quot;:false,&quot;citeprocText&quot;:&quot;(Franco-Franco &amp;#38; Giraldo-Martínez, 2024)&quot;,&quot;manualOverrideText&quot;:&quot;&quot;},&quot;citationItems&quot;:[{&quot;id&quot;:&quot;dc2ecbe8-712d-36c3-bb35-0bc443309fd7&quot;,&quot;itemData&quot;:{&quot;type&quot;:&quot;webpage&quot;,&quot;id&quot;:&quot;dc2ecbe8-712d-36c3-bb35-0bc443309fd7&quot;,&quot;title&quot;:&quot;Monografia Especializacion Ciencia de Datos&quot;,&quot;author&quot;:[{&quot;family&quot;:&quot;Franco-Franco&quot;,&quot;given&quot;:&quot;Sebastian&quot;,&quot;parse-names&quot;:false,&quot;dropping-particle&quot;:&quot;&quot;,&quot;non-dropping-particle&quot;:&quot;&quot;},{&quot;family&quot;:&quot;Giraldo-Martínez&quot;,&quot;given&quot;:&quot;Alba&quot;,&quot;parse-names&quot;:false,&quot;dropping-particle&quot;:&quot;&quot;,&quot;non-dropping-particle&quot;:&quot;&quot;}],&quot;accessed&quot;:{&quot;date-parts&quot;:[[2024,11,19]]},&quot;URL&quot;:&quot;https://github.com/Sfranco12/Proyecto_UdeA&quot;,&quot;issued&quot;:{&quot;date-parts&quot;:[[2024]]},&quot;container-title-short&quot;:&quot;&quot;},&quot;isTemporary&quot;:false,&quot;suppress-author&quot;:false,&quot;composite&quot;:false,&quot;author-only&quot;:false}],&quot;citationTag&quot;:&quot;MENDELEY_CITATION_v3_eyJjaXRhdGlvbklEIjoiTUVOREVMRVlfQ0lUQVRJT05fOTljZTAzZWUtOGUxNS00ZDcyLTlhODYtNjg1MDI1NWYxYzRl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quot;},{&quot;citationID&quot;:&quot;MENDELEY_CITATION_638403f1-1654-46e6-9557-7ce8b93f347a&quot;,&quot;properties&quot;:{&quot;noteIndex&quot;:0},&quot;isEdited&quot;:false,&quot;manualOverride&quot;:{&quot;isManuallyOverridden&quot;:false,&quot;citeprocText&quot;:&quot;(Franco-Franco &amp;#38; Giraldo-Martínez, 2024)&quot;,&quot;manualOverrideText&quot;:&quot;&quot;},&quot;citationItems&quot;:[{&quot;id&quot;:&quot;dc2ecbe8-712d-36c3-bb35-0bc443309fd7&quot;,&quot;itemData&quot;:{&quot;type&quot;:&quot;webpage&quot;,&quot;id&quot;:&quot;dc2ecbe8-712d-36c3-bb35-0bc443309fd7&quot;,&quot;title&quot;:&quot;Monografia Especializacion Ciencia de Datos&quot;,&quot;author&quot;:[{&quot;family&quot;:&quot;Franco-Franco&quot;,&quot;given&quot;:&quot;Sebastian&quot;,&quot;parse-names&quot;:false,&quot;dropping-particle&quot;:&quot;&quot;,&quot;non-dropping-particle&quot;:&quot;&quot;},{&quot;family&quot;:&quot;Giraldo-Martínez&quot;,&quot;given&quot;:&quot;Alba&quot;,&quot;parse-names&quot;:false,&quot;dropping-particle&quot;:&quot;&quot;,&quot;non-dropping-particle&quot;:&quot;&quot;}],&quot;accessed&quot;:{&quot;date-parts&quot;:[[2024,11,19]]},&quot;URL&quot;:&quot;https://github.com/Sfranco12/Proyecto_UdeA&quot;,&quot;issued&quot;:{&quot;date-parts&quot;:[[2024]]},&quot;container-title-short&quot;:&quot;&quot;},&quot;isTemporary&quot;:false,&quot;suppress-author&quot;:false,&quot;composite&quot;:false,&quot;author-only&quot;:false}],&quot;citationTag&quot;:&quot;MENDELEY_CITATION_v3_eyJjaXRhdGlvbklEIjoiTUVOREVMRVlfQ0lUQVRJT05fNjM4NDAzZjEtMTY1NC00NmU2LTk1NTctN2NlOGI5M2YzNDdh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quot;},{&quot;citationID&quot;:&quot;MENDELEY_CITATION_7d45f405-ea63-4b32-8a54-6caaa8b04794&quot;,&quot;properties&quot;:{&quot;noteIndex&quot;:0},&quot;isEdited&quot;:false,&quot;manualOverride&quot;:{&quot;isManuallyOverridden&quot;:false,&quot;citeprocText&quot;:&quot;(Franco-Franco &amp;#38; Giraldo-Martínez, 2024)&quot;,&quot;manualOverrideText&quot;:&quot;&quot;},&quot;citationItems&quot;:[{&quot;id&quot;:&quot;dc2ecbe8-712d-36c3-bb35-0bc443309fd7&quot;,&quot;itemData&quot;:{&quot;type&quot;:&quot;webpage&quot;,&quot;id&quot;:&quot;dc2ecbe8-712d-36c3-bb35-0bc443309fd7&quot;,&quot;title&quot;:&quot;Monografia Especializacion Ciencia de Datos&quot;,&quot;author&quot;:[{&quot;family&quot;:&quot;Franco-Franco&quot;,&quot;given&quot;:&quot;Sebastian&quot;,&quot;parse-names&quot;:false,&quot;dropping-particle&quot;:&quot;&quot;,&quot;non-dropping-particle&quot;:&quot;&quot;},{&quot;family&quot;:&quot;Giraldo-Martínez&quot;,&quot;given&quot;:&quot;Alba&quot;,&quot;parse-names&quot;:false,&quot;dropping-particle&quot;:&quot;&quot;,&quot;non-dropping-particle&quot;:&quot;&quot;}],&quot;accessed&quot;:{&quot;date-parts&quot;:[[2024,11,19]]},&quot;URL&quot;:&quot;https://github.com/Sfranco12/Proyecto_UdeA&quot;,&quot;issued&quot;:{&quot;date-parts&quot;:[[2024]]},&quot;container-title-short&quot;:&quot;&quot;},&quot;isTemporary&quot;:false,&quot;suppress-author&quot;:false,&quot;composite&quot;:false,&quot;author-only&quot;:false}],&quot;citationTag&quot;:&quot;MENDELEY_CITATION_v3_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&quot;}]"/>
    <we:property name="MENDELEY_CITATIONS_LOCALE_CODE" value="&quot;es-CL&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M9lEXa1wJEQKdBdjOyzVWV5L7g==">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WguMjI1MGY0bzIIaC5oYWFwY2gyCWguMzE5eTgwYTIJaC4xZ2Y4aTgzOABqPwo1c3VnZ2VzdElkSW1wb3J0ZGY1MDgzZTktYTI5MC00YjBmLTk2OTktMzM2OGZiODRkYzI2XzESBkF1dGhvcnIhMTF0bk5NS3lHSzlBakRYWjA3M2ZaaGdzRWppcm1paGFM</go:docsCustomData>
</go:gDocsCustomXmlDataStorage>
</file>

<file path=customXml/itemProps1.xml><?xml version="1.0" encoding="utf-8"?>
<ds:datastoreItem xmlns:ds="http://schemas.openxmlformats.org/officeDocument/2006/customXml" ds:itemID="{055B77AF-09AF-41FC-A5F2-EBA79D9B3A5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56</Pages>
  <Words>8315</Words>
  <Characters>45737</Characters>
  <Application>Microsoft Office Word</Application>
  <DocSecurity>0</DocSecurity>
  <Lines>381</Lines>
  <Paragraphs>107</Paragraphs>
  <ScaleCrop>false</ScaleCrop>
  <Company/>
  <LinksUpToDate>false</LinksUpToDate>
  <CharactersWithSpaces>53945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Alba Julieth Giraldo Martínez</cp:lastModifiedBy>
  <cp:revision>133</cp:revision>
  <dcterms:created xsi:type="dcterms:W3CDTF">2016-01-19T21:36:00Z</dcterms:created>
  <dcterms:modified xsi:type="dcterms:W3CDTF">2024-11-21T19:04:00Z</dcterms:modified>
</cp:coreProperties>
</file>